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C76A" w14:textId="0F3E1DA9"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This Soil Microbiome SFA</w:t>
      </w:r>
      <w:r w:rsidR="134F79A7" w:rsidRPr="00A74915">
        <w:rPr>
          <w:rFonts w:asciiTheme="minorHAnsi" w:hAnsiTheme="minorHAnsi" w:cs="Courier New"/>
          <w:color w:val="000000" w:themeColor="text1"/>
          <w:sz w:val="24"/>
          <w:szCs w:val="24"/>
        </w:rPr>
        <w:t xml:space="preserve"> </w:t>
      </w:r>
      <w:r w:rsidRPr="00A74915">
        <w:rPr>
          <w:rFonts w:asciiTheme="minorHAnsi" w:hAnsiTheme="minorHAnsi" w:cs="Courier New"/>
          <w:color w:val="000000" w:themeColor="text1"/>
          <w:sz w:val="24"/>
          <w:szCs w:val="24"/>
        </w:rPr>
        <w:t>Prosser Time Series Biogeochemistry readme.txt file was generated on 2025-12-01 by Sheryl Bell</w:t>
      </w:r>
    </w:p>
    <w:p w14:paraId="457B2146" w14:textId="77777777" w:rsidR="00673E96" w:rsidRPr="00A74915" w:rsidRDefault="00673E96" w:rsidP="00673E96">
      <w:pPr>
        <w:pStyle w:val="PlainText"/>
        <w:rPr>
          <w:rFonts w:asciiTheme="minorHAnsi" w:hAnsiTheme="minorHAnsi" w:cs="Courier New"/>
          <w:color w:val="000000" w:themeColor="text1"/>
          <w:sz w:val="24"/>
          <w:szCs w:val="24"/>
        </w:rPr>
      </w:pPr>
    </w:p>
    <w:p w14:paraId="1FB8464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GENERAL INFORMATION </w:t>
      </w:r>
    </w:p>
    <w:p w14:paraId="7B6C24EB" w14:textId="7C181369"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1. Title of Dataset: Prosser Time Series Biogeochemistry Data</w:t>
      </w:r>
    </w:p>
    <w:p w14:paraId="7ED14E7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2. Principal Researcher: </w:t>
      </w:r>
    </w:p>
    <w:p w14:paraId="3EBD3308"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Name: Kirsten Hofmockel</w:t>
      </w:r>
    </w:p>
    <w:p w14:paraId="7B5B8C19"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 xml:space="preserve">Institution: Pacific Northwest National Laboratory </w:t>
      </w:r>
    </w:p>
    <w:p w14:paraId="021AA54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Email: kirsten.hofmockel@pnnl.gov</w:t>
      </w:r>
    </w:p>
    <w:p w14:paraId="53425FFD"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      ORCID: 0000-0003-1586-2167</w:t>
      </w:r>
    </w:p>
    <w:p w14:paraId="346961A7" w14:textId="77777777" w:rsidR="00673E96" w:rsidRPr="00A74915" w:rsidRDefault="00673E96" w:rsidP="00673E96">
      <w:pPr>
        <w:pStyle w:val="PlainText"/>
        <w:rPr>
          <w:rFonts w:asciiTheme="minorHAnsi" w:hAnsiTheme="minorHAnsi" w:cs="Courier New"/>
          <w:color w:val="000000" w:themeColor="text1"/>
          <w:sz w:val="24"/>
          <w:szCs w:val="24"/>
        </w:rPr>
      </w:pPr>
    </w:p>
    <w:p w14:paraId="49D40DFF"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3. Additional Author Contact Information</w:t>
      </w:r>
    </w:p>
    <w:p w14:paraId="6729D0AB"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Name: Sheryl Bell</w:t>
      </w:r>
    </w:p>
    <w:p w14:paraId="4A371294"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 xml:space="preserve">Institution: Pacific Northwest National Laboratory </w:t>
      </w:r>
    </w:p>
    <w:p w14:paraId="3DD0852B" w14:textId="61440043"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 xml:space="preserve">Email: </w:t>
      </w:r>
      <w:r w:rsidR="00173365" w:rsidRPr="00A74915">
        <w:rPr>
          <w:rFonts w:asciiTheme="minorHAnsi" w:hAnsiTheme="minorHAnsi" w:cs="Courier New"/>
          <w:color w:val="000000" w:themeColor="text1"/>
          <w:sz w:val="24"/>
          <w:szCs w:val="24"/>
        </w:rPr>
        <w:t>s</w:t>
      </w:r>
      <w:r w:rsidRPr="00A74915">
        <w:rPr>
          <w:rFonts w:asciiTheme="minorHAnsi" w:hAnsiTheme="minorHAnsi" w:cs="Courier New"/>
          <w:color w:val="000000" w:themeColor="text1"/>
          <w:sz w:val="24"/>
          <w:szCs w:val="24"/>
        </w:rPr>
        <w:t xml:space="preserve">heryl.bell@pnnl.gov </w:t>
      </w:r>
    </w:p>
    <w:p w14:paraId="03918E74"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t>ORCID: 0000-0001-8445-1375</w:t>
      </w:r>
    </w:p>
    <w:p w14:paraId="0212A4BA" w14:textId="77777777" w:rsidR="00673E96" w:rsidRPr="00A74915" w:rsidRDefault="00673E96" w:rsidP="00673E96">
      <w:pPr>
        <w:pStyle w:val="PlainText"/>
        <w:rPr>
          <w:rFonts w:asciiTheme="minorHAnsi" w:hAnsiTheme="minorHAnsi" w:cs="Courier New"/>
          <w:color w:val="000000" w:themeColor="text1"/>
          <w:sz w:val="24"/>
          <w:szCs w:val="24"/>
        </w:rPr>
      </w:pPr>
    </w:p>
    <w:p w14:paraId="204629F8" w14:textId="5A675515"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4. Information about funding sources supporting the data:</w:t>
      </w:r>
      <w:r w:rsidR="002034BE" w:rsidRPr="00A74915">
        <w:rPr>
          <w:rFonts w:asciiTheme="minorHAnsi" w:hAnsiTheme="minorHAnsi" w:cs="Courier New"/>
          <w:color w:val="000000" w:themeColor="text1"/>
          <w:sz w:val="24"/>
          <w:szCs w:val="24"/>
        </w:rPr>
        <w:t xml:space="preserve"> </w:t>
      </w:r>
      <w:r w:rsidR="2A71BD0E" w:rsidRPr="00A74915">
        <w:rPr>
          <w:rFonts w:asciiTheme="minorHAnsi" w:eastAsia="Aptos" w:hAnsiTheme="minorHAnsi" w:cs="Aptos"/>
          <w:color w:val="000000" w:themeColor="text1"/>
          <w:sz w:val="24"/>
          <w:szCs w:val="24"/>
        </w:rPr>
        <w:t>This program is supported by the U. S. Department of Energy, Office of Science, Office of Biological and Environmental Research, through the Genomic Science Program, under FWP 70880.</w:t>
      </w:r>
    </w:p>
    <w:p w14:paraId="3EC4E3F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5. Geographic location of data collection: 46°15'04"N, 119°43'43"W, Prosser, WA, USA</w:t>
      </w:r>
    </w:p>
    <w:p w14:paraId="226B4A09" w14:textId="434097F6"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6. Date of data collection: monthly from 2024-06-07 to 2024-07-03</w:t>
      </w:r>
    </w:p>
    <w:p w14:paraId="09040F0B" w14:textId="77777777" w:rsidR="00673E96" w:rsidRPr="00A74915" w:rsidRDefault="00673E96" w:rsidP="00673E96">
      <w:pPr>
        <w:pStyle w:val="PlainText"/>
        <w:rPr>
          <w:rFonts w:asciiTheme="minorHAnsi" w:hAnsiTheme="minorHAnsi" w:cs="Courier New"/>
          <w:color w:val="000000" w:themeColor="text1"/>
          <w:sz w:val="24"/>
          <w:szCs w:val="24"/>
        </w:rPr>
      </w:pPr>
    </w:p>
    <w:p w14:paraId="7BC1CF5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DATA &amp; FILE OVERVIEW </w:t>
      </w:r>
    </w:p>
    <w:p w14:paraId="7EEB6B94" w14:textId="56FC38B4" w:rsidR="00673E96" w:rsidRPr="00A74915" w:rsidRDefault="00EA8C02" w:rsidP="000F73CC">
      <w:pPr>
        <w:pStyle w:val="PlainText"/>
        <w:numPr>
          <w:ilvl w:val="0"/>
          <w:numId w:val="1"/>
        </w:numPr>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File List: </w:t>
      </w:r>
    </w:p>
    <w:p w14:paraId="553B4AB7" w14:textId="687C4A24" w:rsidR="00673E96" w:rsidRPr="00A74915" w:rsidRDefault="003902EA" w:rsidP="0060493B">
      <w:pPr>
        <w:pStyle w:val="PlainText"/>
        <w:ind w:left="740"/>
        <w:rPr>
          <w:rFonts w:asciiTheme="minorHAnsi" w:hAnsiTheme="minorHAnsi" w:cs="Courier New"/>
          <w:color w:val="000000" w:themeColor="text1"/>
          <w:sz w:val="24"/>
          <w:szCs w:val="24"/>
        </w:rPr>
      </w:pPr>
      <w:r w:rsidRPr="00A74915">
        <w:rPr>
          <w:rFonts w:asciiTheme="minorHAnsi" w:hAnsiTheme="minorHAnsi"/>
          <w:color w:val="000000" w:themeColor="text1"/>
          <w:sz w:val="24"/>
          <w:szCs w:val="24"/>
        </w:rPr>
        <w:t>SoilMicrobiomeSFA_prosser-time-series_</w:t>
      </w:r>
      <w:r w:rsidR="00EA8C02" w:rsidRPr="00A74915">
        <w:rPr>
          <w:rFonts w:asciiTheme="minorHAnsi" w:hAnsiTheme="minorHAnsi" w:cs="Courier New"/>
          <w:color w:val="000000" w:themeColor="text1"/>
          <w:sz w:val="24"/>
          <w:szCs w:val="24"/>
        </w:rPr>
        <w:t>Biogeochemistry.csv: Sample metadata, temperature and moisture conditions, and sample specific carbon, nitrogen, and phosphorus measurements.</w:t>
      </w:r>
    </w:p>
    <w:p w14:paraId="3A889C44" w14:textId="1A6C2C34" w:rsidR="00AD6B47" w:rsidRPr="00A74915" w:rsidRDefault="79FF5788" w:rsidP="00AD6B47">
      <w:pPr>
        <w:pStyle w:val="PlainText"/>
        <w:numPr>
          <w:ilvl w:val="0"/>
          <w:numId w:val="1"/>
        </w:numPr>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Relationship between files, if important: </w:t>
      </w:r>
      <w:r w:rsidR="1A1502D0" w:rsidRPr="00A74915">
        <w:rPr>
          <w:rFonts w:asciiTheme="minorHAnsi" w:hAnsiTheme="minorHAnsi" w:cs="Courier New"/>
          <w:color w:val="000000" w:themeColor="text1"/>
          <w:sz w:val="24"/>
          <w:szCs w:val="24"/>
        </w:rPr>
        <w:t>na</w:t>
      </w:r>
    </w:p>
    <w:p w14:paraId="12F4BDF7" w14:textId="4CE84C2C" w:rsidR="00AD6B47" w:rsidRPr="00A74915" w:rsidRDefault="79FF5788" w:rsidP="002309B3">
      <w:pPr>
        <w:pStyle w:val="PlainText"/>
        <w:numPr>
          <w:ilvl w:val="0"/>
          <w:numId w:val="1"/>
        </w:numPr>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Additional related data collected that was not included in the current data package: Associated </w:t>
      </w:r>
      <w:r w:rsidR="1A1502D0" w:rsidRPr="00A74915">
        <w:rPr>
          <w:rFonts w:asciiTheme="minorHAnsi" w:hAnsiTheme="minorHAnsi" w:cs="Courier New"/>
          <w:color w:val="000000" w:themeColor="text1"/>
          <w:sz w:val="24"/>
          <w:szCs w:val="24"/>
        </w:rPr>
        <w:t>Soil Phenotype</w:t>
      </w:r>
      <w:r w:rsidRPr="00A74915">
        <w:rPr>
          <w:rFonts w:asciiTheme="minorHAnsi" w:hAnsiTheme="minorHAnsi" w:cs="Courier New"/>
          <w:color w:val="000000" w:themeColor="text1"/>
          <w:sz w:val="24"/>
          <w:szCs w:val="24"/>
        </w:rPr>
        <w:t>, 16S amplicon, and ITS amplicon from this sample series have been released as s</w:t>
      </w:r>
      <w:r w:rsidR="0077356D" w:rsidRPr="00A74915">
        <w:rPr>
          <w:rFonts w:asciiTheme="minorHAnsi" w:hAnsiTheme="minorHAnsi" w:cs="Courier New"/>
          <w:color w:val="000000" w:themeColor="text1"/>
          <w:sz w:val="24"/>
          <w:szCs w:val="24"/>
        </w:rPr>
        <w:t>e</w:t>
      </w:r>
      <w:r w:rsidRPr="00A74915">
        <w:rPr>
          <w:rFonts w:asciiTheme="minorHAnsi" w:hAnsiTheme="minorHAnsi" w:cs="Courier New"/>
          <w:color w:val="000000" w:themeColor="text1"/>
          <w:sz w:val="24"/>
          <w:szCs w:val="24"/>
        </w:rPr>
        <w:t>p</w:t>
      </w:r>
      <w:r w:rsidR="0077356D" w:rsidRPr="00A74915">
        <w:rPr>
          <w:rFonts w:asciiTheme="minorHAnsi" w:hAnsiTheme="minorHAnsi" w:cs="Courier New"/>
          <w:color w:val="000000" w:themeColor="text1"/>
          <w:sz w:val="24"/>
          <w:szCs w:val="24"/>
        </w:rPr>
        <w:t>a</w:t>
      </w:r>
      <w:r w:rsidRPr="00A74915">
        <w:rPr>
          <w:rFonts w:asciiTheme="minorHAnsi" w:hAnsiTheme="minorHAnsi" w:cs="Courier New"/>
          <w:color w:val="000000" w:themeColor="text1"/>
          <w:sz w:val="24"/>
          <w:szCs w:val="24"/>
        </w:rPr>
        <w:t xml:space="preserve">rate </w:t>
      </w:r>
      <w:commentRangeStart w:id="0"/>
      <w:r w:rsidRPr="00A74915">
        <w:rPr>
          <w:rFonts w:asciiTheme="minorHAnsi" w:hAnsiTheme="minorHAnsi" w:cs="Courier New"/>
          <w:color w:val="000000" w:themeColor="text1"/>
          <w:sz w:val="24"/>
          <w:szCs w:val="24"/>
        </w:rPr>
        <w:t>data packages</w:t>
      </w:r>
      <w:commentRangeEnd w:id="0"/>
      <w:r w:rsidR="00AD6B47" w:rsidRPr="00A74915">
        <w:rPr>
          <w:rStyle w:val="CommentReference"/>
          <w:rFonts w:asciiTheme="minorHAnsi" w:hAnsiTheme="minorHAnsi" w:cs="Courier New"/>
          <w:color w:val="000000" w:themeColor="text1"/>
          <w:sz w:val="24"/>
          <w:szCs w:val="24"/>
        </w:rPr>
        <w:commentReference w:id="0"/>
      </w:r>
    </w:p>
    <w:p w14:paraId="522859C3" w14:textId="06BF122C" w:rsidR="00AD6B47" w:rsidRPr="00A74915" w:rsidRDefault="79FF5788" w:rsidP="00AD6B47">
      <w:pPr>
        <w:pStyle w:val="PlainText"/>
        <w:numPr>
          <w:ilvl w:val="0"/>
          <w:numId w:val="1"/>
        </w:numPr>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Are there multiple versions of the dataset? no</w:t>
      </w:r>
    </w:p>
    <w:p w14:paraId="41CEEDE1" w14:textId="77777777" w:rsidR="00AD6B47" w:rsidRPr="00A74915" w:rsidRDefault="00AD6B47" w:rsidP="0035086C">
      <w:pPr>
        <w:pStyle w:val="PlainText"/>
        <w:ind w:left="360"/>
        <w:rPr>
          <w:rFonts w:asciiTheme="minorHAnsi" w:hAnsiTheme="minorHAnsi" w:cs="Courier New"/>
          <w:color w:val="000000" w:themeColor="text1"/>
          <w:sz w:val="24"/>
          <w:szCs w:val="24"/>
        </w:rPr>
      </w:pPr>
    </w:p>
    <w:p w14:paraId="6239800E" w14:textId="77777777" w:rsidR="000F73CC" w:rsidRPr="00A74915" w:rsidRDefault="000F73CC" w:rsidP="000F73CC">
      <w:pPr>
        <w:pStyle w:val="PlainText"/>
        <w:ind w:left="740"/>
        <w:rPr>
          <w:rFonts w:asciiTheme="minorHAnsi" w:hAnsiTheme="minorHAnsi" w:cs="Courier New"/>
          <w:color w:val="000000" w:themeColor="text1"/>
          <w:sz w:val="24"/>
          <w:szCs w:val="24"/>
        </w:rPr>
      </w:pPr>
    </w:p>
    <w:p w14:paraId="5EAE24B9" w14:textId="68E4B63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DATA-SPECIFIC INFORMATION FOR: </w:t>
      </w:r>
      <w:r w:rsidR="003902EA" w:rsidRPr="00A74915">
        <w:rPr>
          <w:rFonts w:asciiTheme="minorHAnsi" w:hAnsiTheme="minorHAnsi"/>
          <w:color w:val="000000" w:themeColor="text1"/>
          <w:sz w:val="24"/>
          <w:szCs w:val="24"/>
        </w:rPr>
        <w:t>SoilMicrobiomeSFA_prosser-time-series_</w:t>
      </w:r>
      <w:r w:rsidRPr="00A74915">
        <w:rPr>
          <w:rFonts w:asciiTheme="minorHAnsi" w:hAnsiTheme="minorHAnsi" w:cs="Courier New"/>
          <w:color w:val="000000" w:themeColor="text1"/>
          <w:sz w:val="24"/>
          <w:szCs w:val="24"/>
        </w:rPr>
        <w:t>Biogeochemistry.cs</w:t>
      </w:r>
      <w:r w:rsidR="0035086C" w:rsidRPr="00A74915">
        <w:rPr>
          <w:rFonts w:asciiTheme="minorHAnsi" w:hAnsiTheme="minorHAnsi" w:cs="Courier New"/>
          <w:color w:val="000000" w:themeColor="text1"/>
          <w:sz w:val="24"/>
          <w:szCs w:val="24"/>
        </w:rPr>
        <w:t>v</w:t>
      </w:r>
    </w:p>
    <w:p w14:paraId="59C3A9AB"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1. Number of variables: 34</w:t>
      </w:r>
    </w:p>
    <w:p w14:paraId="4250E48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2. Number of cases/rows: 169 (including header)</w:t>
      </w:r>
    </w:p>
    <w:p w14:paraId="345B0B78"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3. Variable List: </w:t>
      </w:r>
    </w:p>
    <w:p w14:paraId="02EA53A8" w14:textId="77777777" w:rsidR="00A662A0"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Sample_cat: unique Soils SFA identifier (format SM####)</w:t>
      </w:r>
    </w:p>
    <w:p w14:paraId="4AF23418" w14:textId="77777777" w:rsidR="00A662A0"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Geo_loc_name: The geographical origin of the sample as defined by the country or sea name followed by specific region name. (Country: State, City) [USA: Washington, Prosser]</w:t>
      </w:r>
    </w:p>
    <w:p w14:paraId="559C3D5D" w14:textId="77777777" w:rsidR="00A662A0"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Latitude: latitude origin of sample. (decimal degrees in the WGS84 system) [46.25]</w:t>
      </w:r>
    </w:p>
    <w:p w14:paraId="23D3D5EF" w14:textId="48C556B5"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lastRenderedPageBreak/>
        <w:t>Longitude: longitude origin of sample. (decimal degrees in the WGS84 system) [-119.73}</w:t>
      </w:r>
    </w:p>
    <w:p w14:paraId="10C2F56A" w14:textId="77777777" w:rsidR="00673E96" w:rsidRPr="00A74915" w:rsidRDefault="00EA8C02"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Collection_date: date of sample collection </w:t>
      </w:r>
      <w:commentRangeStart w:id="1"/>
      <w:commentRangeStart w:id="2"/>
      <w:commentRangeStart w:id="3"/>
      <w:r w:rsidRPr="00A74915">
        <w:rPr>
          <w:rFonts w:asciiTheme="minorHAnsi" w:hAnsiTheme="minorHAnsi" w:cs="Courier New"/>
          <w:color w:val="000000" w:themeColor="text1"/>
          <w:sz w:val="24"/>
          <w:szCs w:val="24"/>
        </w:rPr>
        <w:t>(YYYY-MM-DD)</w:t>
      </w:r>
      <w:commentRangeEnd w:id="1"/>
      <w:r w:rsidRPr="00A74915">
        <w:rPr>
          <w:rStyle w:val="CommentReference"/>
          <w:rFonts w:asciiTheme="minorHAnsi" w:hAnsiTheme="minorHAnsi" w:cs="Courier New"/>
          <w:color w:val="000000" w:themeColor="text1"/>
          <w:sz w:val="24"/>
          <w:szCs w:val="24"/>
        </w:rPr>
        <w:commentReference w:id="1"/>
      </w:r>
      <w:commentRangeEnd w:id="2"/>
      <w:r w:rsidRPr="00A74915">
        <w:rPr>
          <w:rStyle w:val="CommentReference"/>
          <w:rFonts w:asciiTheme="minorHAnsi" w:hAnsiTheme="minorHAnsi" w:cs="Courier New"/>
          <w:color w:val="000000" w:themeColor="text1"/>
          <w:sz w:val="24"/>
          <w:szCs w:val="24"/>
        </w:rPr>
        <w:commentReference w:id="2"/>
      </w:r>
      <w:commentRangeEnd w:id="3"/>
      <w:r w:rsidRPr="00A74915">
        <w:rPr>
          <w:rStyle w:val="CommentReference"/>
          <w:rFonts w:asciiTheme="minorHAnsi" w:hAnsiTheme="minorHAnsi" w:cs="Courier New"/>
          <w:color w:val="000000" w:themeColor="text1"/>
          <w:sz w:val="24"/>
          <w:szCs w:val="24"/>
        </w:rPr>
        <w:commentReference w:id="3"/>
      </w:r>
    </w:p>
    <w:p w14:paraId="224D90D7"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Plot: unique numeric plot ID (1,25,27,40,46,57,8,13,28, 33, 48, 53</w:t>
      </w:r>
    </w:p>
    <w:p w14:paraId="14BA5DD4"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Irrigation_trmt_pct: irrigation treatment level by relative % water application (25, 100)</w:t>
      </w:r>
    </w:p>
    <w:p w14:paraId="4CAE39B3" w14:textId="177F5F6D" w:rsidR="00673E96" w:rsidRPr="00A74915" w:rsidRDefault="00EA8C02" w:rsidP="00673E96">
      <w:pPr>
        <w:pStyle w:val="PlainText"/>
        <w:rPr>
          <w:rFonts w:asciiTheme="minorHAnsi" w:hAnsiTheme="minorHAnsi" w:cs="Courier New"/>
          <w:color w:val="000000" w:themeColor="text1"/>
          <w:sz w:val="24"/>
          <w:szCs w:val="24"/>
        </w:rPr>
      </w:pPr>
      <w:commentRangeStart w:id="4"/>
      <w:commentRangeStart w:id="5"/>
      <w:r w:rsidRPr="00A74915">
        <w:rPr>
          <w:rFonts w:asciiTheme="minorHAnsi" w:hAnsiTheme="minorHAnsi" w:cs="Courier New"/>
          <w:color w:val="000000" w:themeColor="text1"/>
          <w:sz w:val="24"/>
          <w:szCs w:val="24"/>
        </w:rPr>
        <w:t>Irrigat</w:t>
      </w:r>
      <w:r w:rsidR="00743B25" w:rsidRPr="00A74915">
        <w:rPr>
          <w:rFonts w:asciiTheme="minorHAnsi" w:hAnsiTheme="minorHAnsi" w:cs="Courier New"/>
          <w:color w:val="000000" w:themeColor="text1"/>
          <w:sz w:val="24"/>
          <w:szCs w:val="24"/>
        </w:rPr>
        <w:t>i</w:t>
      </w:r>
      <w:r w:rsidRPr="00A74915">
        <w:rPr>
          <w:rFonts w:asciiTheme="minorHAnsi" w:hAnsiTheme="minorHAnsi" w:cs="Courier New"/>
          <w:color w:val="000000" w:themeColor="text1"/>
          <w:sz w:val="24"/>
          <w:szCs w:val="24"/>
        </w:rPr>
        <w:t>on_trmt_cat</w:t>
      </w:r>
      <w:commentRangeEnd w:id="4"/>
      <w:r w:rsidR="00673E96" w:rsidRPr="00A74915">
        <w:rPr>
          <w:rStyle w:val="CommentReference"/>
          <w:rFonts w:asciiTheme="minorHAnsi" w:hAnsiTheme="minorHAnsi" w:cs="Courier New"/>
          <w:color w:val="000000" w:themeColor="text1"/>
          <w:sz w:val="24"/>
          <w:szCs w:val="24"/>
        </w:rPr>
        <w:commentReference w:id="4"/>
      </w:r>
      <w:commentRangeEnd w:id="5"/>
      <w:r w:rsidR="006E7CEA" w:rsidRPr="00A74915">
        <w:rPr>
          <w:rStyle w:val="CommentReference"/>
          <w:rFonts w:asciiTheme="minorHAnsi" w:hAnsiTheme="minorHAnsi" w:cs="Courier New"/>
          <w:color w:val="000000" w:themeColor="text1"/>
          <w:sz w:val="24"/>
          <w:szCs w:val="24"/>
        </w:rPr>
        <w:commentReference w:id="5"/>
      </w:r>
      <w:r w:rsidRPr="00A74915">
        <w:rPr>
          <w:rFonts w:asciiTheme="minorHAnsi" w:hAnsiTheme="minorHAnsi" w:cs="Courier New"/>
          <w:color w:val="000000" w:themeColor="text1"/>
          <w:sz w:val="24"/>
          <w:szCs w:val="24"/>
        </w:rPr>
        <w:t>: irrigation treatment level by category (T1 = 100%, T4 = 25%)</w:t>
      </w:r>
    </w:p>
    <w:p w14:paraId="52E85DE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Cultivar: Tall Wheatgrass cultivar (categorical) [Jose]</w:t>
      </w:r>
    </w:p>
    <w:p w14:paraId="3766FA2D"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Block: field block identifier where plot is located (numeric) [1-3]</w:t>
      </w:r>
    </w:p>
    <w:p w14:paraId="04985DFA"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Rep: treatment replicate identifier at field site (numeric) [1-6]</w:t>
      </w:r>
    </w:p>
    <w:p w14:paraId="6459FA30"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Depth_cm: depth of soil sampled (numeric range in cm) [0_15]</w:t>
      </w:r>
    </w:p>
    <w:p w14:paraId="6ADFF06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Soil_frac: soil fraction sampled (categorical) [Bulk]</w:t>
      </w:r>
    </w:p>
    <w:p w14:paraId="2C15BD7D" w14:textId="3CDE0242"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SoilTemp_mean: Soil temperature data from Meter Teros11 soil temperature sensors installed at 18cm depth within experiment plots. Mean of values from 12:00 three days prior to Collection_date until 12:00 on Collection_date (units </w:t>
      </w:r>
      <w:r w:rsidR="00D74282" w:rsidRPr="00A74915">
        <w:rPr>
          <w:rFonts w:asciiTheme="minorHAnsi" w:hAnsiTheme="minorHAnsi" w:cs="Courier New"/>
          <w:color w:val="000000" w:themeColor="text1"/>
          <w:sz w:val="24"/>
          <w:szCs w:val="24"/>
        </w:rPr>
        <w:t>°</w:t>
      </w:r>
      <w:r w:rsidRPr="00A74915">
        <w:rPr>
          <w:rFonts w:asciiTheme="minorHAnsi" w:hAnsiTheme="minorHAnsi" w:cs="Courier New"/>
          <w:color w:val="000000" w:themeColor="text1"/>
          <w:sz w:val="24"/>
          <w:szCs w:val="24"/>
        </w:rPr>
        <w:t>C)</w:t>
      </w:r>
    </w:p>
    <w:p w14:paraId="59132ED0" w14:textId="7FAE5C78"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SoilTemp_min: Soil temperature data from Meter Teros11 soil temperature sensors installed at 18cm depth within experiment plots. Minimum of values from 12:00 three days prior to Collection_date until 12:00 on Collection_date (units </w:t>
      </w:r>
      <w:r w:rsidR="00D74282" w:rsidRPr="00A74915">
        <w:rPr>
          <w:rFonts w:asciiTheme="minorHAnsi" w:hAnsiTheme="minorHAnsi" w:cs="Courier New"/>
          <w:color w:val="000000" w:themeColor="text1"/>
          <w:sz w:val="24"/>
          <w:szCs w:val="24"/>
        </w:rPr>
        <w:t>°</w:t>
      </w:r>
      <w:r w:rsidRPr="00A74915">
        <w:rPr>
          <w:rFonts w:asciiTheme="minorHAnsi" w:hAnsiTheme="minorHAnsi" w:cs="Courier New"/>
          <w:color w:val="000000" w:themeColor="text1"/>
          <w:sz w:val="24"/>
          <w:szCs w:val="24"/>
        </w:rPr>
        <w:t>C)</w:t>
      </w:r>
    </w:p>
    <w:p w14:paraId="4FF7C990" w14:textId="2B5E7BD8"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SoilTemp_max: Soil temperature data from Meter Teros11 soil temperature sensors installed at 18cm depth within experiment plots. Maximum of values from 12:00 three days prior to Collection_date until 12:00 on Collection_date (units </w:t>
      </w:r>
      <w:r w:rsidR="00D74282" w:rsidRPr="00A74915">
        <w:rPr>
          <w:rFonts w:asciiTheme="minorHAnsi" w:hAnsiTheme="minorHAnsi" w:cs="Courier New"/>
          <w:color w:val="000000" w:themeColor="text1"/>
          <w:sz w:val="24"/>
          <w:szCs w:val="24"/>
        </w:rPr>
        <w:t>°</w:t>
      </w:r>
      <w:r w:rsidRPr="00A74915">
        <w:rPr>
          <w:rFonts w:asciiTheme="minorHAnsi" w:hAnsiTheme="minorHAnsi" w:cs="Courier New"/>
          <w:color w:val="000000" w:themeColor="text1"/>
          <w:sz w:val="24"/>
          <w:szCs w:val="24"/>
        </w:rPr>
        <w:t>C)</w:t>
      </w:r>
    </w:p>
    <w:p w14:paraId="6FFC77A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GWC: Gravimetric water content of soil samples (%)</w:t>
      </w:r>
    </w:p>
    <w:p w14:paraId="4386E91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pH: pH of 1:2 soil:deionized water slurry (unitless measure on a logarithmic scale)</w:t>
      </w:r>
    </w:p>
    <w:p w14:paraId="29A892F0" w14:textId="6B28E1D2" w:rsidR="00673E96" w:rsidRPr="00A74915" w:rsidRDefault="00EA8C02"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Root_</w:t>
      </w:r>
      <w:r w:rsidR="0CE103D8" w:rsidRPr="00A74915">
        <w:rPr>
          <w:rFonts w:asciiTheme="minorHAnsi" w:hAnsiTheme="minorHAnsi" w:cs="Courier New"/>
          <w:color w:val="000000" w:themeColor="text1"/>
          <w:sz w:val="24"/>
          <w:szCs w:val="24"/>
        </w:rPr>
        <w:t>mass</w:t>
      </w:r>
      <w:commentRangeStart w:id="6"/>
      <w:r w:rsidRPr="00A74915">
        <w:rPr>
          <w:rFonts w:asciiTheme="minorHAnsi" w:hAnsiTheme="minorHAnsi" w:cs="Courier New"/>
          <w:color w:val="000000" w:themeColor="text1"/>
          <w:sz w:val="24"/>
          <w:szCs w:val="24"/>
        </w:rPr>
        <w:t>:</w:t>
      </w:r>
      <w:commentRangeEnd w:id="6"/>
      <w:r w:rsidR="00673E96" w:rsidRPr="00A74915">
        <w:rPr>
          <w:rStyle w:val="CommentReference"/>
          <w:rFonts w:asciiTheme="minorHAnsi" w:hAnsiTheme="minorHAnsi" w:cs="Courier New"/>
          <w:color w:val="000000" w:themeColor="text1"/>
          <w:sz w:val="24"/>
          <w:szCs w:val="24"/>
        </w:rPr>
        <w:commentReference w:id="6"/>
      </w:r>
      <w:r w:rsidRPr="00A74915">
        <w:rPr>
          <w:rFonts w:asciiTheme="minorHAnsi" w:hAnsiTheme="minorHAnsi" w:cs="Courier New"/>
          <w:color w:val="000000" w:themeColor="text1"/>
          <w:sz w:val="24"/>
          <w:szCs w:val="24"/>
        </w:rPr>
        <w:t xml:space="preserve"> measured root mass in sample (g)</w:t>
      </w:r>
    </w:p>
    <w:p w14:paraId="4C776036" w14:textId="77777777" w:rsidR="00520A15"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Roots_gdw: root mass normalized to total soil collected (g/ g dry soil)</w:t>
      </w:r>
    </w:p>
    <w:p w14:paraId="4DD57CAD" w14:textId="1BC76B98"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CO2_C_20_m2: ug of carbon from CO2 respired per m2 after respiration collars were capped for 20minutes (ug CO2-C m2-1) </w:t>
      </w:r>
    </w:p>
    <w:p w14:paraId="121CE280"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CO2_C_40_m2: ug of carbon from CO2 respired per m2 after respiration collars were capped for 40minutes (ug CO2-C m2-1) </w:t>
      </w:r>
    </w:p>
    <w:p w14:paraId="792A005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CO2_C_60_m2: ug of carbon from CO2 respired per m2 after respiration collars were capped for 40minutes (ug CO2-C m2-1) </w:t>
      </w:r>
    </w:p>
    <w:p w14:paraId="5B5B2FFD"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SEOC_ug_gdw: salt-extractable organic carbon measurement (ug C/g dry soil)</w:t>
      </w:r>
    </w:p>
    <w:p w14:paraId="544CF3D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SETN_ug_gdw: salt-extractable total nitrogen measurement (ug N/g dry soil)</w:t>
      </w:r>
    </w:p>
    <w:p w14:paraId="2732A33F"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MBC_ug_gdw: microbial biomass carbon measurement (ug C/g dry soil)</w:t>
      </w:r>
    </w:p>
    <w:p w14:paraId="5CAD6733"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MBN_ug_gdw: microbial biomass carbon measurement (ug N/g dry soil)</w:t>
      </w:r>
    </w:p>
    <w:p w14:paraId="1AC5AEFF" w14:textId="77777777" w:rsidR="009E7CD5" w:rsidRPr="00A74915" w:rsidRDefault="009E7CD5" w:rsidP="009E7CD5">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Olson_IP_ug_gdw: bicarbonate extractable inorganic P (ug PO4/g dry soil)</w:t>
      </w:r>
    </w:p>
    <w:p w14:paraId="035CFC07" w14:textId="77777777" w:rsidR="00673E96" w:rsidRPr="00A74915" w:rsidRDefault="00EA8C02" w:rsidP="00673E96">
      <w:pPr>
        <w:pStyle w:val="PlainText"/>
        <w:rPr>
          <w:rFonts w:asciiTheme="minorHAnsi" w:hAnsiTheme="minorHAnsi" w:cs="Courier New"/>
          <w:color w:val="000000" w:themeColor="text1"/>
          <w:sz w:val="24"/>
          <w:szCs w:val="24"/>
        </w:rPr>
      </w:pPr>
      <w:commentRangeStart w:id="7"/>
      <w:commentRangeStart w:id="8"/>
      <w:r w:rsidRPr="00A74915">
        <w:rPr>
          <w:rFonts w:asciiTheme="minorHAnsi" w:hAnsiTheme="minorHAnsi" w:cs="Courier New"/>
          <w:color w:val="000000" w:themeColor="text1"/>
          <w:sz w:val="24"/>
          <w:szCs w:val="24"/>
        </w:rPr>
        <w:t>Oslon_OP_ug_gdw: bicarbonate extractable organic P after conversion to PO4 (ug PO4/g dry soil)</w:t>
      </w:r>
    </w:p>
    <w:commentRangeEnd w:id="7"/>
    <w:p w14:paraId="32B2FEB1" w14:textId="77777777" w:rsidR="009E7CD5" w:rsidRPr="00A74915" w:rsidRDefault="00673E96" w:rsidP="009E7CD5">
      <w:pPr>
        <w:pStyle w:val="PlainText"/>
        <w:rPr>
          <w:rFonts w:asciiTheme="minorHAnsi" w:hAnsiTheme="minorHAnsi" w:cs="Courier New"/>
          <w:color w:val="000000" w:themeColor="text1"/>
          <w:sz w:val="24"/>
          <w:szCs w:val="24"/>
        </w:rPr>
      </w:pPr>
      <w:r w:rsidRPr="00A74915">
        <w:rPr>
          <w:rStyle w:val="CommentReference"/>
          <w:rFonts w:asciiTheme="minorHAnsi" w:hAnsiTheme="minorHAnsi" w:cs="Courier New"/>
          <w:color w:val="000000" w:themeColor="text1"/>
          <w:sz w:val="24"/>
          <w:szCs w:val="24"/>
        </w:rPr>
        <w:commentReference w:id="7"/>
      </w:r>
      <w:commentRangeEnd w:id="8"/>
      <w:r w:rsidR="009E7CD5" w:rsidRPr="00A74915">
        <w:rPr>
          <w:rStyle w:val="CommentReference"/>
          <w:rFonts w:asciiTheme="minorHAnsi" w:hAnsiTheme="minorHAnsi" w:cs="Courier New"/>
          <w:color w:val="000000" w:themeColor="text1"/>
          <w:sz w:val="24"/>
          <w:szCs w:val="24"/>
        </w:rPr>
        <w:commentReference w:id="8"/>
      </w:r>
      <w:r w:rsidR="009E7CD5" w:rsidRPr="00A74915">
        <w:rPr>
          <w:rFonts w:asciiTheme="minorHAnsi" w:hAnsiTheme="minorHAnsi" w:cs="Courier New"/>
          <w:color w:val="000000" w:themeColor="text1"/>
          <w:sz w:val="24"/>
          <w:szCs w:val="24"/>
        </w:rPr>
        <w:t>MBP_IP_ug_gdw: bicarbonate extractable inorganic microbial biomass phosphorus (ug PO4/g dry soil)</w:t>
      </w:r>
    </w:p>
    <w:p w14:paraId="47B12C74" w14:textId="77777777" w:rsidR="00673E96" w:rsidRPr="00A74915" w:rsidRDefault="00EA8C02" w:rsidP="00673E96">
      <w:pPr>
        <w:pStyle w:val="PlainText"/>
        <w:rPr>
          <w:rFonts w:asciiTheme="minorHAnsi" w:hAnsiTheme="minorHAnsi" w:cs="Courier New"/>
          <w:color w:val="000000" w:themeColor="text1"/>
          <w:sz w:val="24"/>
          <w:szCs w:val="24"/>
        </w:rPr>
      </w:pPr>
      <w:commentRangeStart w:id="9"/>
      <w:commentRangeStart w:id="10"/>
      <w:r w:rsidRPr="00A74915">
        <w:rPr>
          <w:rFonts w:asciiTheme="minorHAnsi" w:hAnsiTheme="minorHAnsi" w:cs="Courier New"/>
          <w:color w:val="000000" w:themeColor="text1"/>
          <w:sz w:val="24"/>
          <w:szCs w:val="24"/>
        </w:rPr>
        <w:t>MBP_OP_ug_gdw: bicarbonate extractable organic microbial biomass phosphorus after conversion to PO4 (ug PO4/g dry soil)</w:t>
      </w:r>
    </w:p>
    <w:commentRangeEnd w:id="9"/>
    <w:p w14:paraId="5E45215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Style w:val="CommentReference"/>
          <w:rFonts w:asciiTheme="minorHAnsi" w:hAnsiTheme="minorHAnsi" w:cs="Courier New"/>
          <w:color w:val="000000" w:themeColor="text1"/>
          <w:sz w:val="24"/>
          <w:szCs w:val="24"/>
        </w:rPr>
        <w:commentReference w:id="9"/>
      </w:r>
      <w:commentRangeEnd w:id="10"/>
      <w:r w:rsidR="009E7CD5" w:rsidRPr="00A74915">
        <w:rPr>
          <w:rStyle w:val="CommentReference"/>
          <w:rFonts w:asciiTheme="minorHAnsi" w:hAnsiTheme="minorHAnsi" w:cs="Courier New"/>
          <w:color w:val="000000" w:themeColor="text1"/>
          <w:sz w:val="24"/>
          <w:szCs w:val="24"/>
        </w:rPr>
        <w:commentReference w:id="10"/>
      </w:r>
      <w:r w:rsidRPr="00A74915">
        <w:rPr>
          <w:rFonts w:asciiTheme="minorHAnsi" w:hAnsiTheme="minorHAnsi" w:cs="Courier New"/>
          <w:color w:val="000000" w:themeColor="text1"/>
          <w:sz w:val="24"/>
          <w:szCs w:val="24"/>
        </w:rPr>
        <w:t>ResinNH4 _ug_mm2_d: measured ammonium concentration from 0.5M HCl extracts of cation/anion resin membranes strips incubated in the field for ~30days. (ug NO3 mm2-1 day-1)</w:t>
      </w:r>
    </w:p>
    <w:p w14:paraId="1D1C1CBC"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lastRenderedPageBreak/>
        <w:t>ResinNO3 _ug_mm2_d: measured nitrate concentration from 0.5M HCl extracts of cation/anion resin membranes strips incubated in the field for ~30days. (ug NH4 mm2-1 day-1)</w:t>
      </w:r>
    </w:p>
    <w:p w14:paraId="5A8718E2"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ResinPO4 _ug_mm2_d:  measured phosphate concentration from 0.5M HCl extracts of cation/anion resin membranes strips incubated in the field for ~30days. (ug PO4 mm2-1 day-1)</w:t>
      </w:r>
    </w:p>
    <w:p w14:paraId="0BD285F9"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4. Missing data codes: NA- indicates data that was not collected</w:t>
      </w:r>
    </w:p>
    <w:p w14:paraId="266A5C34"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5. Specialized formats or other abbreviations used: none</w:t>
      </w:r>
    </w:p>
    <w:p w14:paraId="595FF9F3" w14:textId="77777777" w:rsidR="00673E96" w:rsidRPr="00A74915" w:rsidRDefault="00673E96" w:rsidP="00673E96">
      <w:pPr>
        <w:pStyle w:val="PlainText"/>
        <w:rPr>
          <w:rFonts w:asciiTheme="minorHAnsi" w:hAnsiTheme="minorHAnsi" w:cs="Courier New"/>
          <w:color w:val="000000" w:themeColor="text1"/>
          <w:sz w:val="24"/>
          <w:szCs w:val="24"/>
        </w:rPr>
      </w:pPr>
    </w:p>
    <w:p w14:paraId="5204CEEB"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METHODOLOGICAL INFORMATION</w:t>
      </w:r>
    </w:p>
    <w:p w14:paraId="1D82FFF0"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1. Description of methods used for collection/generation of data: </w:t>
      </w:r>
    </w:p>
    <w:p w14:paraId="45A1699D"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Soil Temperatures: [Variables: SoilTemp_mean; SoilTemp_min; SoilTemp_max]</w:t>
      </w:r>
    </w:p>
    <w:p w14:paraId="5C5D743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In March 2022, twelve Meter Teros11 soil temperature probes were installed at the Prosser Irrigated Tall Wheatgrass trial at a depth of 18cm according to manufacturer instructions using a TEROS Borehole Installation Tool and connected to Meter ZL6 dataloggers. Data from the dataloggers was collected and subset to the 72hour period starting at noon three days prior to each collection date until noon the date of sample collection. The mean, minimum and maximum values in that 72hour period for each temperature probe were calculated.</w:t>
      </w:r>
    </w:p>
    <w:p w14:paraId="083F5292" w14:textId="77777777" w:rsidR="00673E96" w:rsidRPr="00A74915" w:rsidRDefault="00673E96" w:rsidP="00673E96">
      <w:pPr>
        <w:pStyle w:val="PlainText"/>
        <w:rPr>
          <w:rFonts w:asciiTheme="minorHAnsi" w:hAnsiTheme="minorHAnsi" w:cs="Courier New"/>
          <w:color w:val="000000" w:themeColor="text1"/>
          <w:sz w:val="24"/>
          <w:szCs w:val="24"/>
        </w:rPr>
      </w:pPr>
    </w:p>
    <w:p w14:paraId="004F6B8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Field Respiration: [Variables: CO2_C_20_m2; CO2_C_40_m2; CO2_C_60_m2]</w:t>
      </w:r>
    </w:p>
    <w:p w14:paraId="01DDE920" w14:textId="1CC81059"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One month prior to the first collection date (May 2023) thick-walled, 8-inch diameter and 4.5in tall SDR 35 PVC collars were inserted into the soil to a depth of 5cm. On each sampling date static chambers constructed from PVC sewer end caps with an airtight rubber seal were placed on the collars. Four headspace samples (T0, 20m</w:t>
      </w:r>
      <w:r w:rsidR="00520A15" w:rsidRPr="00A74915">
        <w:rPr>
          <w:rFonts w:asciiTheme="minorHAnsi" w:hAnsiTheme="minorHAnsi" w:cs="Courier New"/>
          <w:color w:val="000000" w:themeColor="text1"/>
          <w:sz w:val="24"/>
          <w:szCs w:val="24"/>
        </w:rPr>
        <w:t>in</w:t>
      </w:r>
      <w:r w:rsidRPr="00A74915">
        <w:rPr>
          <w:rFonts w:asciiTheme="minorHAnsi" w:hAnsiTheme="minorHAnsi" w:cs="Courier New"/>
          <w:color w:val="000000" w:themeColor="text1"/>
          <w:sz w:val="24"/>
          <w:szCs w:val="24"/>
        </w:rPr>
        <w:t>, 40m</w:t>
      </w:r>
      <w:r w:rsidR="00520A15" w:rsidRPr="00A74915">
        <w:rPr>
          <w:rFonts w:asciiTheme="minorHAnsi" w:hAnsiTheme="minorHAnsi" w:cs="Courier New"/>
          <w:color w:val="000000" w:themeColor="text1"/>
          <w:sz w:val="24"/>
          <w:szCs w:val="24"/>
        </w:rPr>
        <w:t>in</w:t>
      </w:r>
      <w:r w:rsidRPr="00A74915">
        <w:rPr>
          <w:rFonts w:asciiTheme="minorHAnsi" w:hAnsiTheme="minorHAnsi" w:cs="Courier New"/>
          <w:color w:val="000000" w:themeColor="text1"/>
          <w:sz w:val="24"/>
          <w:szCs w:val="24"/>
        </w:rPr>
        <w:t>, 60m</w:t>
      </w:r>
      <w:r w:rsidR="00520A15" w:rsidRPr="00A74915">
        <w:rPr>
          <w:rFonts w:asciiTheme="minorHAnsi" w:hAnsiTheme="minorHAnsi" w:cs="Courier New"/>
          <w:color w:val="000000" w:themeColor="text1"/>
          <w:sz w:val="24"/>
          <w:szCs w:val="24"/>
        </w:rPr>
        <w:t>in</w:t>
      </w:r>
      <w:r w:rsidRPr="00A74915">
        <w:rPr>
          <w:rFonts w:asciiTheme="minorHAnsi" w:hAnsiTheme="minorHAnsi" w:cs="Courier New"/>
          <w:color w:val="000000" w:themeColor="text1"/>
          <w:sz w:val="24"/>
          <w:szCs w:val="24"/>
        </w:rPr>
        <w:t xml:space="preserve">) were collected from each chamber over an approximate 1-hour sampling period (i.e., returning to the same chamber roughly every 20 minutes). Using a syringe, a 10mL sample was removed and injected into evacuated exetainers. Ambient air samples were also collected at the start and end of each sampling day. To account for changes in the collars over time the inside height of each collar above the surface was collected at three locations and used to calculate headspace volume. </w:t>
      </w:r>
    </w:p>
    <w:p w14:paraId="39452F7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CO2 concentrations were measured by removing 1.5 mL from each exetainer with a precision gas syringe and injected manually via a valved sample injection loop system into a Licor LI7000 (Licor, Lincoln, Nebraska). A 2000ppm calibration standard was run at the start, end, and every 12 samples. </w:t>
      </w:r>
    </w:p>
    <w:p w14:paraId="2E3BC5D6" w14:textId="77777777" w:rsidR="00673E96" w:rsidRPr="00A74915" w:rsidRDefault="00673E96" w:rsidP="00673E96">
      <w:pPr>
        <w:pStyle w:val="PlainText"/>
        <w:rPr>
          <w:rFonts w:asciiTheme="minorHAnsi" w:hAnsiTheme="minorHAnsi" w:cs="Courier New"/>
          <w:color w:val="000000" w:themeColor="text1"/>
          <w:sz w:val="24"/>
          <w:szCs w:val="24"/>
        </w:rPr>
      </w:pPr>
    </w:p>
    <w:p w14:paraId="46216AD3"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GWC: [Variable: GWC]</w:t>
      </w:r>
    </w:p>
    <w:p w14:paraId="0B0BF074" w14:textId="5F3E0616"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After soil collection and sieving 5g subsamples were weighed into pre-weighed </w:t>
      </w:r>
      <w:r w:rsidR="00EC60AF" w:rsidRPr="00A74915">
        <w:rPr>
          <w:rFonts w:asciiTheme="minorHAnsi" w:hAnsiTheme="minorHAnsi" w:cs="Courier New"/>
          <w:color w:val="000000" w:themeColor="text1"/>
          <w:sz w:val="24"/>
          <w:szCs w:val="24"/>
        </w:rPr>
        <w:t>tins and</w:t>
      </w:r>
      <w:r w:rsidRPr="00A74915">
        <w:rPr>
          <w:rFonts w:asciiTheme="minorHAnsi" w:hAnsiTheme="minorHAnsi" w:cs="Courier New"/>
          <w:color w:val="000000" w:themeColor="text1"/>
          <w:sz w:val="24"/>
          <w:szCs w:val="24"/>
        </w:rPr>
        <w:t xml:space="preserve"> placed at 60</w:t>
      </w:r>
      <w:r w:rsidR="000342A3" w:rsidRPr="00A74915">
        <w:rPr>
          <w:rFonts w:asciiTheme="minorHAnsi" w:hAnsiTheme="minorHAnsi" w:cs="Courier New"/>
          <w:color w:val="000000" w:themeColor="text1"/>
          <w:sz w:val="24"/>
          <w:szCs w:val="24"/>
        </w:rPr>
        <w:t>°</w:t>
      </w:r>
      <w:r w:rsidRPr="00A74915">
        <w:rPr>
          <w:rFonts w:asciiTheme="minorHAnsi" w:hAnsiTheme="minorHAnsi" w:cs="Courier New"/>
          <w:color w:val="000000" w:themeColor="text1"/>
          <w:sz w:val="24"/>
          <w:szCs w:val="24"/>
        </w:rPr>
        <w:t>C until a stable dry weight was achieved (~48 hours) (Citation: 10.1093/oso/9780195120837.001.0001)</w:t>
      </w:r>
    </w:p>
    <w:p w14:paraId="641456C6" w14:textId="77777777" w:rsidR="00673E96" w:rsidRPr="00A74915" w:rsidRDefault="00673E96" w:rsidP="00673E96">
      <w:pPr>
        <w:pStyle w:val="PlainText"/>
        <w:rPr>
          <w:rFonts w:asciiTheme="minorHAnsi" w:hAnsiTheme="minorHAnsi" w:cs="Courier New"/>
          <w:color w:val="000000" w:themeColor="text1"/>
          <w:sz w:val="24"/>
          <w:szCs w:val="24"/>
        </w:rPr>
      </w:pPr>
    </w:p>
    <w:p w14:paraId="7B51D274"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pH: [Variable: pH]</w:t>
      </w:r>
    </w:p>
    <w:p w14:paraId="0D0394E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After soil collection and sieving an aliquot of soil was air-dried. 10mL subsamples of soil were placed in 30mL beakers and 20mL of deionized water was added to each sample to </w:t>
      </w:r>
      <w:r w:rsidRPr="00A74915">
        <w:rPr>
          <w:rFonts w:asciiTheme="minorHAnsi" w:hAnsiTheme="minorHAnsi" w:cs="Courier New"/>
          <w:color w:val="000000" w:themeColor="text1"/>
          <w:sz w:val="24"/>
          <w:szCs w:val="24"/>
        </w:rPr>
        <w:lastRenderedPageBreak/>
        <w:t>create a 1:2 soil:water vol:vol slurry. Samples were stirred for 1 minute and then allowed to sit for 30 minutes. pH was measured while swirling the samples to maintain a slurry on a Fisherbrand FE150 pH meter calibrated with pH 4, 7, and 10 standards. (Citation: 10.1093/oso/9780195120837.001.0001)</w:t>
      </w:r>
    </w:p>
    <w:p w14:paraId="5D73C61E" w14:textId="77777777" w:rsidR="00673E96" w:rsidRPr="00A74915" w:rsidRDefault="00673E96" w:rsidP="00673E96">
      <w:pPr>
        <w:pStyle w:val="PlainText"/>
        <w:rPr>
          <w:rFonts w:asciiTheme="minorHAnsi" w:hAnsiTheme="minorHAnsi" w:cs="Courier New"/>
          <w:color w:val="000000" w:themeColor="text1"/>
          <w:sz w:val="24"/>
          <w:szCs w:val="24"/>
        </w:rPr>
      </w:pPr>
    </w:p>
    <w:p w14:paraId="3D845E3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Extractable Carbon and Nitrogen Pools: [Variables: SEOC_ug_gdw, SETN_ug_gdw, MBC_ug_gdw, MBN_ug_gdw]</w:t>
      </w:r>
    </w:p>
    <w:p w14:paraId="1A1E49DB" w14:textId="527043CC"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We used a sequential chloroform fumigation extraction (CFE) method for salt extractable and microbial biomass C and N pool quantification.  Using a 50 mL conical tube, 8 g subsamples were shaken horizontally at 200 rpm at room temperature for 2 hours in 24 mL of 0.5M K2SO4. After, subsamples were centrifuged at 3,220 x g for 20 minutes. Then, the supernatant was filtered through quantitative ashless filter paper (Whatman No. 42), which had been pre-leached three times with 0.5M K2SO4 and one time with ultrapure water. Two to three drops of phosphoric acid were added to the filtrate for preservation then frozen in -20°C for storage until total organic carbon (TOC) and total nitrogen (TN) analysis. The same initial 8 g of soil pellet was then reused in sequence to measure microbial biomass carbon (MBC) and microbial biomass nitrogen (MBN). Two milliliters of ethanol-free chloroform (VWR# BJ049-1L) was added to each subsample and incubated at room temperature in the dark for 24 hrs. Chloroform was allowed to evaporate from the samples for 48 hours. The 0.5M K2SO4 extraction was then repeated according to the same protocol. Acidified extracts were analyzed with a Vario TOC Cube analyzer (</w:t>
      </w:r>
      <w:r w:rsidR="000342A3" w:rsidRPr="00A74915">
        <w:rPr>
          <w:rFonts w:asciiTheme="minorHAnsi" w:hAnsiTheme="minorHAnsi" w:cs="Courier New"/>
          <w:color w:val="000000" w:themeColor="text1"/>
          <w:sz w:val="24"/>
          <w:szCs w:val="24"/>
        </w:rPr>
        <w:t>e</w:t>
      </w:r>
      <w:r w:rsidRPr="00A74915">
        <w:rPr>
          <w:rFonts w:asciiTheme="minorHAnsi" w:hAnsiTheme="minorHAnsi" w:cs="Courier New"/>
          <w:color w:val="000000" w:themeColor="text1"/>
          <w:sz w:val="24"/>
          <w:szCs w:val="24"/>
        </w:rPr>
        <w:t>lementar, Germany) to quantify non-purgeable organic C and TN. Process blanks were carried through the same extraction and handling procedure and analyzed alongside the samples. The total amount of TOC and TN in blanks was subtracted from the TOC and TN in sample extracts to account for background levels of C and N contamination. The TOC and TN in the samples were then normalized to the dry mass of soil used for the extraction. (Citations:  https://doi.org/10.1007/s003740050030; https://doi.org/10.1016/j.scitotenv.2021.150514)</w:t>
      </w:r>
    </w:p>
    <w:p w14:paraId="1704180C" w14:textId="77777777" w:rsidR="00673E96" w:rsidRPr="00A74915" w:rsidRDefault="00673E96" w:rsidP="00673E96">
      <w:pPr>
        <w:pStyle w:val="PlainText"/>
        <w:rPr>
          <w:rFonts w:asciiTheme="minorHAnsi" w:hAnsiTheme="minorHAnsi" w:cs="Courier New"/>
          <w:color w:val="000000" w:themeColor="text1"/>
          <w:sz w:val="24"/>
          <w:szCs w:val="24"/>
        </w:rPr>
      </w:pPr>
    </w:p>
    <w:p w14:paraId="131B54C3"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Extractable Phosphorus Pools: [Variables: Olson_IP_ug_gdw; Olson_OP_ug_gdw; MBP_IP_ug_gdw; MBP_OP_ug_gdw; [Units: ug P/g dry soil]</w:t>
      </w:r>
    </w:p>
    <w:p w14:paraId="1A8F6C7F" w14:textId="47E9E839" w:rsidR="00673E96" w:rsidRPr="00A74915" w:rsidRDefault="00AB3239"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Step 1 </w:t>
      </w:r>
      <w:r w:rsidR="00673E96" w:rsidRPr="00A74915">
        <w:rPr>
          <w:rFonts w:asciiTheme="minorHAnsi" w:hAnsiTheme="minorHAnsi" w:cs="Courier New"/>
          <w:color w:val="000000" w:themeColor="text1"/>
          <w:sz w:val="24"/>
          <w:szCs w:val="24"/>
        </w:rPr>
        <w:t xml:space="preserve">Extraction: </w:t>
      </w:r>
    </w:p>
    <w:p w14:paraId="0B420BB2" w14:textId="5F67933B"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For each soil subsample, three aliquots of 2g soil were weighed into 50mL tubes, and 40mL of 0.5M NaHCO3 pH 8.5 was added. To one set of tubes 250mg of potassium phosphate was added. Samples were shaken horizontally at room temperature at 200rpm for 30 minutes and then centrifuged at 3,220 x g for 20 minutes. The supernatant from each sample was filtered using Whatman grade 42 filter paper into 50mL tubes and stored at -20</w:t>
      </w:r>
      <w:r w:rsidR="008A50EC" w:rsidRPr="00A74915">
        <w:rPr>
          <w:rFonts w:asciiTheme="minorHAnsi" w:hAnsiTheme="minorHAnsi" w:cs="Courier New"/>
          <w:color w:val="000000" w:themeColor="text1"/>
          <w:sz w:val="24"/>
          <w:szCs w:val="24"/>
        </w:rPr>
        <w:t>°</w:t>
      </w:r>
      <w:r w:rsidRPr="00A74915">
        <w:rPr>
          <w:rFonts w:asciiTheme="minorHAnsi" w:hAnsiTheme="minorHAnsi" w:cs="Courier New"/>
          <w:color w:val="000000" w:themeColor="text1"/>
          <w:sz w:val="24"/>
          <w:szCs w:val="24"/>
        </w:rPr>
        <w:t xml:space="preserve">C until analysis. </w:t>
      </w:r>
    </w:p>
    <w:p w14:paraId="7FC7710B" w14:textId="71E8B12A"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For microbial biomass P the third aliquot of 2g soil was weighed into 50mL tubes, and 500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 xml:space="preserve">of chloroform was added to each tube. Tubes were capped and samples were incubated at room temperature in the dark for 24 hrs. Chloroform was allowed to evaporate from the samples for 48 hours. The 0.5M NaHCO3 extraction was performed according to the same protocol as the non-spiked soil subsamples.  </w:t>
      </w:r>
    </w:p>
    <w:p w14:paraId="7E34B014" w14:textId="4FA768B4"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lastRenderedPageBreak/>
        <w:t>Empty tubes with no soil were processed alongside samples as process blanks.</w:t>
      </w:r>
      <w:r w:rsidR="000342A3" w:rsidRPr="00A74915">
        <w:rPr>
          <w:rFonts w:asciiTheme="minorHAnsi" w:hAnsiTheme="minorHAnsi" w:cs="Courier New"/>
          <w:color w:val="000000" w:themeColor="text1"/>
          <w:sz w:val="24"/>
          <w:szCs w:val="24"/>
        </w:rPr>
        <w:t xml:space="preserve"> </w:t>
      </w:r>
      <w:r w:rsidRPr="00A74915">
        <w:rPr>
          <w:rFonts w:asciiTheme="minorHAnsi" w:hAnsiTheme="minorHAnsi" w:cs="Courier New"/>
          <w:color w:val="000000" w:themeColor="text1"/>
          <w:sz w:val="24"/>
          <w:szCs w:val="24"/>
        </w:rPr>
        <w:t>(Citation: doi.org/10.1016/0038-0717(82)90001-3)</w:t>
      </w:r>
    </w:p>
    <w:p w14:paraId="1E4FF22C" w14:textId="4F792C1C" w:rsidR="00673E96" w:rsidRPr="00A74915" w:rsidRDefault="00AB3239"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Step 2 </w:t>
      </w:r>
      <w:commentRangeStart w:id="11"/>
      <w:commentRangeStart w:id="12"/>
      <w:r w:rsidR="00EA8C02" w:rsidRPr="00A74915">
        <w:rPr>
          <w:rFonts w:asciiTheme="minorHAnsi" w:hAnsiTheme="minorHAnsi" w:cs="Courier New"/>
          <w:color w:val="000000" w:themeColor="text1"/>
          <w:sz w:val="24"/>
          <w:szCs w:val="24"/>
        </w:rPr>
        <w:t xml:space="preserve">Organic Phosphorus Digestion: </w:t>
      </w:r>
    </w:p>
    <w:p w14:paraId="304CCF0C" w14:textId="70E98FD8"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Prior to quantification, a subsample of each NaHCO3 extract was digested to convert organic P into inorganic phosphate (PO4). 5mL of each sample or process blank was mixed with 5mL of alkaline persulfate digestion reagent (185mM potassium persulfate; 500mM sodium hydroxide; 485mM Boric Acid) in a 50mL tube and immediately capped. A 1ppm Adenosine 5’-Monophosphate (A5MP) organic phosphorus standard in 0.5M NaHCO3 pH 8.5 was digested alongside samples to calculate digestion efficiency. Samples were incubated at 85°C for 18 hours. Sample were allowed to cool to room temperature and analyzed for PO4 content within 48 hours. (Citation: 10.1016/j.talanta.2009.01.029; https://doi.org/10.1016/j.apgeochem.2017.01.011)</w:t>
      </w:r>
    </w:p>
    <w:p w14:paraId="0DAFCAF7" w14:textId="248A84DB" w:rsidR="00673E96" w:rsidRPr="00A74915" w:rsidRDefault="00AB3239"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Step 3 </w:t>
      </w:r>
      <w:r w:rsidR="00EA8C02" w:rsidRPr="00A74915">
        <w:rPr>
          <w:rFonts w:asciiTheme="minorHAnsi" w:hAnsiTheme="minorHAnsi" w:cs="Courier New"/>
          <w:color w:val="000000" w:themeColor="text1"/>
          <w:sz w:val="24"/>
          <w:szCs w:val="24"/>
        </w:rPr>
        <w:t>Colorimetric Assay Phosphorus:</w:t>
      </w:r>
      <w:commentRangeEnd w:id="11"/>
      <w:r w:rsidRPr="00A74915">
        <w:rPr>
          <w:rStyle w:val="CommentReference"/>
          <w:rFonts w:asciiTheme="minorHAnsi" w:hAnsiTheme="minorHAnsi" w:cs="Courier New"/>
          <w:color w:val="000000" w:themeColor="text1"/>
          <w:sz w:val="24"/>
          <w:szCs w:val="24"/>
        </w:rPr>
        <w:commentReference w:id="11"/>
      </w:r>
      <w:commentRangeEnd w:id="12"/>
      <w:r w:rsidRPr="00A74915">
        <w:rPr>
          <w:rStyle w:val="CommentReference"/>
          <w:rFonts w:asciiTheme="minorHAnsi" w:hAnsiTheme="minorHAnsi" w:cs="Courier New"/>
          <w:color w:val="000000" w:themeColor="text1"/>
          <w:sz w:val="24"/>
          <w:szCs w:val="24"/>
        </w:rPr>
        <w:commentReference w:id="12"/>
      </w:r>
    </w:p>
    <w:p w14:paraId="2C0A23C6" w14:textId="6468A9D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PO4 in the extracts was assayed by malachite green colorimetric assay. Both undigested and persulfate digested NaHCO3 extracts and were first acidified with HCl as the malachite assay requires acidic conditions. Samples were measured in triplicate in 96-well polystyrene microplates after adding 0.015M ammonium paramolybdate, plates were incubated at room temp for 10 minutes, after which malachite green reagent was added and samples were incubated for an additional 30 minutes at room temperature, and read at 630nm (BioTek Synergy HT plate reader, BioTek Instruments, Inc., Winooski, VT, USA). Each 96-well plate included a standard curve in triplicate from 0-1ppm of sodium phosphate. (Citation: 10.2134/jeq2001.2206) </w:t>
      </w:r>
    </w:p>
    <w:p w14:paraId="1C0B25B1" w14:textId="77777777" w:rsidR="00673E96" w:rsidRPr="00A74915" w:rsidRDefault="00673E96" w:rsidP="00673E96">
      <w:pPr>
        <w:pStyle w:val="PlainText"/>
        <w:rPr>
          <w:rFonts w:asciiTheme="minorHAnsi" w:hAnsiTheme="minorHAnsi" w:cs="Courier New"/>
          <w:color w:val="000000" w:themeColor="text1"/>
          <w:sz w:val="24"/>
          <w:szCs w:val="24"/>
        </w:rPr>
      </w:pPr>
    </w:p>
    <w:p w14:paraId="72B1CB1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Resin Strips: Variables: [ResinNH4_ug_mm2_d; ResinNO3_ug_mm2_d, ResinPO4_ug_mm2_d]</w:t>
      </w:r>
    </w:p>
    <w:p w14:paraId="29C84E3A"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Anion and cation exchange membranes from Membranes International (anion- AMI-7001S; cation- CMI-7000S) were cut into 2.5 cm x 10 cm pieces. A whole punch was used to cut circles at one end of cation strips and a star at one end of anion strips to differentiate them. Both strips were placed in separate containers and covered with 0.5M HCl and shaken at 40rpm. After 1 hour, the HCl was replaced with 0.5M NaCO3 and shaken at 40rpm for 5 hours replacing the NaCO3 every hour. The strips were then rinsed with MilliQ H2O and placed into separate bags with some water to keep the strips moist until placed in the soil. </w:t>
      </w:r>
    </w:p>
    <w:p w14:paraId="046DD513" w14:textId="77777777" w:rsidR="00673E96" w:rsidRPr="00A74915" w:rsidRDefault="00EA8C02"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 cation and anion strip were placed vertically in the ground in each plot at the beginning of each month. The strips from the previous month were removed, loose soil was gently brushed off and brought back to the lab. Strips recovered from the field were gently rinsed with MilliQ water to remove any remaining soil. Each pair of anion and cation strips were placed in 125 mL Nalgene bottles with 70 mL of 0.5M HCl and shaken at 40rpm for 1 hour. The HCl was poured into a syringe and filtered into a 50 mL tube using a Type A/E, 1 um pore size, glass fiber filter. These extracts were stored at –20 C for Nitrate, Ammonia, and Phosphate analysis. The leftover strips were regenerated and reused for the field using the method above or replaced as needed. (Citation: 10.1093/oso/9780195120837.001.0001) </w:t>
      </w:r>
    </w:p>
    <w:p w14:paraId="6F6098F5" w14:textId="35D56013" w:rsidR="5FAFA52B" w:rsidRPr="00A74915" w:rsidRDefault="5FAFA52B" w:rsidP="5FAFA52B">
      <w:pPr>
        <w:pStyle w:val="PlainText"/>
        <w:rPr>
          <w:ins w:id="13" w:author="Sheridan, Shannon A" w:date="2026-01-28T20:24:00Z" w16du:dateUtc="2026-01-28T20:24:31Z"/>
          <w:rFonts w:asciiTheme="minorHAnsi" w:hAnsiTheme="minorHAnsi" w:cs="Courier New"/>
          <w:color w:val="000000" w:themeColor="text1"/>
          <w:sz w:val="24"/>
          <w:szCs w:val="24"/>
        </w:rPr>
      </w:pPr>
    </w:p>
    <w:p w14:paraId="0493F0C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Inorganic Nitrogen Assays:</w:t>
      </w:r>
    </w:p>
    <w:p w14:paraId="3A87CE17" w14:textId="508F72B4"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lastRenderedPageBreak/>
        <w:t>Ammonium Assay: Ammonium is assayed via a phenolic-hypochlorite reaction. 40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of sample or standards were added to the well and then 100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of sodium salicylate solution (425</w:t>
      </w:r>
      <w:r w:rsidR="008A50EC" w:rsidRPr="00A74915">
        <w:rPr>
          <w:rFonts w:asciiTheme="minorHAnsi" w:hAnsiTheme="minorHAnsi" w:cs="Courier New"/>
          <w:color w:val="000000" w:themeColor="text1"/>
          <w:sz w:val="24"/>
          <w:szCs w:val="24"/>
        </w:rPr>
        <w:t>µ</w:t>
      </w:r>
      <w:r w:rsidRPr="00A74915">
        <w:rPr>
          <w:rFonts w:asciiTheme="minorHAnsi" w:hAnsiTheme="minorHAnsi" w:cs="Courier New"/>
          <w:color w:val="000000" w:themeColor="text1"/>
          <w:sz w:val="24"/>
          <w:szCs w:val="24"/>
        </w:rPr>
        <w:t>M sodium salicylate; 170uM sodium citrate dihydrate; 158</w:t>
      </w:r>
      <w:r w:rsidR="00C66B31" w:rsidRPr="00A74915">
        <w:rPr>
          <w:rFonts w:asciiTheme="minorHAnsi" w:hAnsiTheme="minorHAnsi" w:cs="Courier New"/>
          <w:color w:val="000000" w:themeColor="text1"/>
          <w:sz w:val="24"/>
          <w:szCs w:val="24"/>
        </w:rPr>
        <w:t>µ</w:t>
      </w:r>
      <w:r w:rsidRPr="00A74915">
        <w:rPr>
          <w:rFonts w:asciiTheme="minorHAnsi" w:hAnsiTheme="minorHAnsi" w:cs="Courier New"/>
          <w:color w:val="000000" w:themeColor="text1"/>
          <w:sz w:val="24"/>
          <w:szCs w:val="24"/>
        </w:rPr>
        <w:t>M sodium tartrate; 954nM sodium nitroprusside) and 100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Bleach/NaOH solution (~0.1% bleach; 1.5M NaOH). Plates were incubated in the dark for 50 minutes at room temperature and absorbance was read at 650 nm (BioTek Synergy HT plate reader, BioTek Instruments, Inc., Winooski, VT, USA). Each plate included a standard curve of ammonium sulfate in triplicate. For high range samples, a standard curve from 0.5-15ppm were constructed, for low range samples, a standard curve from 0.05-1 ppm were constructed.</w:t>
      </w:r>
    </w:p>
    <w:p w14:paraId="06FA281E" w14:textId="16A9FD9E"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Nitrate Assay: Nitrate is assayed via vanadium reduction. 40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of sample or standards were added to the well and then 200</w:t>
      </w:r>
      <w:r w:rsidR="00093CCF" w:rsidRPr="00A74915">
        <w:rPr>
          <w:rFonts w:asciiTheme="minorHAnsi" w:hAnsiTheme="minorHAnsi" w:cs="Courier New"/>
          <w:color w:val="000000" w:themeColor="text1"/>
          <w:sz w:val="24"/>
          <w:szCs w:val="24"/>
        </w:rPr>
        <w:t xml:space="preserve">µL </w:t>
      </w:r>
      <w:r w:rsidRPr="00A74915">
        <w:rPr>
          <w:rFonts w:asciiTheme="minorHAnsi" w:hAnsiTheme="minorHAnsi" w:cs="Courier New"/>
          <w:color w:val="000000" w:themeColor="text1"/>
          <w:sz w:val="24"/>
          <w:szCs w:val="24"/>
        </w:rPr>
        <w:t>of vanadium (III) reagent (6uM vanadium (ii) chloride; 5.8</w:t>
      </w:r>
      <w:r w:rsidR="00C66B31" w:rsidRPr="00A74915">
        <w:rPr>
          <w:rFonts w:asciiTheme="minorHAnsi" w:hAnsiTheme="minorHAnsi" w:cs="Courier New"/>
          <w:color w:val="000000" w:themeColor="text1"/>
          <w:sz w:val="24"/>
          <w:szCs w:val="24"/>
        </w:rPr>
        <w:t>µ</w:t>
      </w:r>
      <w:r w:rsidRPr="00A74915">
        <w:rPr>
          <w:rFonts w:asciiTheme="minorHAnsi" w:hAnsiTheme="minorHAnsi" w:cs="Courier New"/>
          <w:color w:val="000000" w:themeColor="text1"/>
          <w:sz w:val="24"/>
          <w:szCs w:val="24"/>
        </w:rPr>
        <w:t>M sulfanilamide; 193nM N-1(1-napthyl)ethylenediamine dihydrochloride; 0.5M HCl). Plates were incubated in the dark for 5 hours at room temperature and absorbance was read at 540 nm (BioTek Synergy HT plate reader, BioTek Instruments, Inc., Winooski, VT, USA). Each plate included a standard curve of potassium nitrate in triplicate. For high range samples, curves from 0.5-15ppm were constructed, for low range samples, curves from 0.05-1 ppm were constructed. (Citations: https://doi.org/10.2136/sssaj2009.0389; 10.1021/ac60252a045)</w:t>
      </w:r>
    </w:p>
    <w:p w14:paraId="2490CECE" w14:textId="77777777" w:rsidR="00075218" w:rsidRPr="00A74915" w:rsidRDefault="00075218" w:rsidP="00673E96">
      <w:pPr>
        <w:pStyle w:val="PlainText"/>
        <w:rPr>
          <w:rFonts w:asciiTheme="minorHAnsi" w:hAnsiTheme="minorHAnsi" w:cs="Courier New"/>
          <w:color w:val="000000" w:themeColor="text1"/>
          <w:sz w:val="24"/>
          <w:szCs w:val="24"/>
        </w:rPr>
      </w:pPr>
    </w:p>
    <w:p w14:paraId="45E1BF9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Colorimetric Assay Phosphorus: </w:t>
      </w:r>
    </w:p>
    <w:p w14:paraId="0080FD80"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PO4 in the extracts was assayed as above by malachite green colorimetric assay, except that no acidification of the samples was required prior to the assay. PO4 concentrations in the resin strip extracts was often higher than the standard curve, and when needed 5X or 10X dilution of samples with additional 0.5M HCl was done to bring the samples within range. (Citation: 10.2134/jeq2001.2206) </w:t>
      </w:r>
    </w:p>
    <w:p w14:paraId="6F89B698" w14:textId="77777777" w:rsidR="00673E96" w:rsidRPr="00A74915" w:rsidRDefault="00673E96" w:rsidP="00673E96">
      <w:pPr>
        <w:pStyle w:val="PlainText"/>
        <w:rPr>
          <w:rFonts w:asciiTheme="minorHAnsi" w:hAnsiTheme="minorHAnsi" w:cs="Courier New"/>
          <w:color w:val="000000" w:themeColor="text1"/>
          <w:sz w:val="24"/>
          <w:szCs w:val="24"/>
        </w:rPr>
      </w:pPr>
    </w:p>
    <w:p w14:paraId="112ECDAC"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2. Methods for processing the data: </w:t>
      </w:r>
    </w:p>
    <w:p w14:paraId="4B95067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Field Respiration Calculations: Peak area integrals were converted to ppm CO2 based on 2000ppm standard integrals. Ambient air CO2 concentrations were subtracted from the static chamber samples to account for CO2 trapped in the chambers at the time of capping. CO2 concentrations in the T0 samples (after subtraction of ambient CO2) were subtracted from the 20m, 40m, and 60m samples collected from the same static chamber to account for variability in the headspace concentration at the time of capping. The volume of headspace of each static chamber was calculated by using the mean of the three soil height measurements to calculate the volume in the collar portion and then adding 3000mL to account for the volume of the PVC cap. Gas law constants were used to convert to umol of CO2 and then converted to ug of C from CO2. CO2-C was normalized by the surface area within the collars to yield ug CO2-C / mm2. </w:t>
      </w:r>
    </w:p>
    <w:p w14:paraId="2F24F76A" w14:textId="77777777" w:rsidR="00673E96" w:rsidRPr="00A74915" w:rsidRDefault="00673E96" w:rsidP="00673E96">
      <w:pPr>
        <w:pStyle w:val="PlainText"/>
        <w:rPr>
          <w:rFonts w:asciiTheme="minorHAnsi" w:hAnsiTheme="minorHAnsi" w:cs="Courier New"/>
          <w:color w:val="000000" w:themeColor="text1"/>
          <w:sz w:val="24"/>
          <w:szCs w:val="24"/>
        </w:rPr>
      </w:pPr>
    </w:p>
    <w:p w14:paraId="38347998"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Extractable Carbon and Nitrogen Pool Calculations: Peak areas were converted to ppm using the standard curves and TOC/TN in the process blanks was subtracted from all samples. TOC/TN concentrations were then normalized to the dry mass of soil used for the extraction, after accounting for additional volume in the extraction from water in the </w:t>
      </w:r>
      <w:r w:rsidRPr="00A74915">
        <w:rPr>
          <w:rFonts w:asciiTheme="minorHAnsi" w:hAnsiTheme="minorHAnsi" w:cs="Courier New"/>
          <w:color w:val="000000" w:themeColor="text1"/>
          <w:sz w:val="24"/>
          <w:szCs w:val="24"/>
        </w:rPr>
        <w:lastRenderedPageBreak/>
        <w:t xml:space="preserve">soil. The TOC and TN in the samples were then normalized to the dry mass of soil used for the extraction. </w:t>
      </w:r>
    </w:p>
    <w:p w14:paraId="50299F20" w14:textId="77777777" w:rsidR="00673E96" w:rsidRPr="00A74915" w:rsidRDefault="00673E96" w:rsidP="00673E96">
      <w:pPr>
        <w:pStyle w:val="PlainText"/>
        <w:rPr>
          <w:rFonts w:asciiTheme="minorHAnsi" w:hAnsiTheme="minorHAnsi" w:cs="Courier New"/>
          <w:color w:val="000000" w:themeColor="text1"/>
          <w:sz w:val="24"/>
          <w:szCs w:val="24"/>
        </w:rPr>
      </w:pPr>
    </w:p>
    <w:p w14:paraId="67CA5F78"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Extractable Phosphorus Calculations: </w:t>
      </w:r>
    </w:p>
    <w:p w14:paraId="59BD7E6C"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For Inorganic P: Absorbance values were converted to ppm using the standard curve. The PO4 concentration in process blanks was subtracted from all samples. The difference in PO4 content between the undigested samples spiked with potassium phosphate and the undigested unspiked samples was used to calculate the extraction efficiency (typically &gt;90%) and was used to adjust the PO4 concentrations in the extracts. PO4 concentrations were then normalized to the dry mass of soil used for the extraction, after accounting for additional volume in the extraction from water in the soil. For MBP samples the ug PO4/g dry soil in the undigested unfumigated sample was subtracted from the ug PO4/g dry soil in the undigested fumigated sample.  </w:t>
      </w:r>
    </w:p>
    <w:p w14:paraId="55A7CA6D" w14:textId="77777777" w:rsidR="00673E96" w:rsidRPr="00A74915" w:rsidRDefault="00673E96" w:rsidP="00673E96">
      <w:pPr>
        <w:pStyle w:val="PlainText"/>
        <w:rPr>
          <w:rFonts w:asciiTheme="minorHAnsi" w:hAnsiTheme="minorHAnsi" w:cs="Courier New"/>
          <w:color w:val="000000" w:themeColor="text1"/>
          <w:sz w:val="24"/>
          <w:szCs w:val="24"/>
        </w:rPr>
      </w:pPr>
    </w:p>
    <w:p w14:paraId="210DA598"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For Organic P: Absorbance values were converted to ppm using the standard curve. The P concentration in process blanks was subtracted from all samples. Then the PO4 in the undigested sample was subtracted from the digested sample to account for inorganic P in the extract. The concentration of the 1ppm Adenosine 5’-Monophosphate (A5MP) organic phosphorus standard in the assay was used to calculate a digestion efficiency (% of organic P converted to PO4) and used to calculate the actual organic P concentration in the extracts. Organic P concentrations were then normalized to the dry mass of soil used for the extraction, after accounting for additional volume in the extraction from water in the soil. For MBP samples the ug OP/g dry soil in the digested unfumigated sample was subtracted from the ug OP/g dry soil in the digested fumigated sample.  </w:t>
      </w:r>
    </w:p>
    <w:p w14:paraId="23968493" w14:textId="77777777" w:rsidR="00673E96" w:rsidRPr="00A74915" w:rsidRDefault="00673E96" w:rsidP="00673E96">
      <w:pPr>
        <w:pStyle w:val="PlainText"/>
        <w:rPr>
          <w:rFonts w:asciiTheme="minorHAnsi" w:hAnsiTheme="minorHAnsi" w:cs="Courier New"/>
          <w:color w:val="000000" w:themeColor="text1"/>
          <w:sz w:val="24"/>
          <w:szCs w:val="24"/>
        </w:rPr>
      </w:pPr>
    </w:p>
    <w:p w14:paraId="6068B266" w14:textId="0B08C33D"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Resin Strip Calculations: Absorbance values were converted to ppm using the standard curve. The NH4, NO3, or PO4 concentration in 0.5M HCl blanks were subtracted from all samples. Values are reported as: µg NH4/NO3/PO4 mm-2 day-1 = [(conc in µg NH4/NO3/PO4 per mL) </w:t>
      </w:r>
      <w:r w:rsidR="00DC0214" w:rsidRPr="00A74915">
        <w:rPr>
          <w:rFonts w:asciiTheme="minorHAnsi" w:hAnsiTheme="minorHAnsi" w:cs="Courier New"/>
          <w:color w:val="000000" w:themeColor="text1"/>
          <w:sz w:val="24"/>
          <w:szCs w:val="24"/>
        </w:rPr>
        <w:t>x</w:t>
      </w:r>
      <w:r w:rsidRPr="00A74915">
        <w:rPr>
          <w:rFonts w:asciiTheme="minorHAnsi" w:hAnsiTheme="minorHAnsi" w:cs="Courier New"/>
          <w:color w:val="000000" w:themeColor="text1"/>
          <w:sz w:val="24"/>
          <w:szCs w:val="24"/>
        </w:rPr>
        <w:t xml:space="preserve"> mL of HCl added)] / (total area of the strips / number of days in the ground)</w:t>
      </w:r>
    </w:p>
    <w:p w14:paraId="41ED7066" w14:textId="77777777" w:rsidR="00075218" w:rsidRPr="00A74915" w:rsidRDefault="00075218" w:rsidP="00673E96">
      <w:pPr>
        <w:pStyle w:val="PlainText"/>
        <w:rPr>
          <w:rFonts w:asciiTheme="minorHAnsi" w:hAnsiTheme="minorHAnsi" w:cs="Courier New"/>
          <w:color w:val="000000" w:themeColor="text1"/>
          <w:sz w:val="24"/>
          <w:szCs w:val="24"/>
        </w:rPr>
      </w:pPr>
    </w:p>
    <w:p w14:paraId="2B90D95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3. Instrument- or software-specific information needed to interpret the data: none</w:t>
      </w:r>
    </w:p>
    <w:p w14:paraId="3EFB1F19" w14:textId="77777777" w:rsidR="00075218" w:rsidRPr="00A74915" w:rsidRDefault="00075218" w:rsidP="00673E96">
      <w:pPr>
        <w:pStyle w:val="PlainText"/>
        <w:rPr>
          <w:rFonts w:asciiTheme="minorHAnsi" w:hAnsiTheme="minorHAnsi" w:cs="Courier New"/>
          <w:color w:val="000000" w:themeColor="text1"/>
          <w:sz w:val="24"/>
          <w:szCs w:val="24"/>
        </w:rPr>
      </w:pPr>
    </w:p>
    <w:p w14:paraId="6EEE696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4. Standards and calibration information, if appropriate: </w:t>
      </w:r>
    </w:p>
    <w:p w14:paraId="4B4E2786"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For CO2 samples a 2000ppm calibration standard (Oxarc) was run at the start, end, and every 12 samples. </w:t>
      </w:r>
    </w:p>
    <w:p w14:paraId="104F25CF"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For pH the pH meter was calibrated with pH 4, 7, and 10 standards prior to measuring samples on each date</w:t>
      </w:r>
    </w:p>
    <w:p w14:paraId="476A3FC7"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For Extractable Carbon and Nitrogen Pools a carbon + nitrogen standard curve of potassium hydrogen phthalate (0-10ppm) and potassium nitrate (0-5 ppm) was run at the start and end of each batch of samples and check standards were run every 10 samples</w:t>
      </w:r>
    </w:p>
    <w:p w14:paraId="521D9D5E"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For Extractable Phosphorus Pools and Resin_PO4 a standard curve in triplicate from 0-1ppm of sodium phosphate was included during the colorimetric assay on each plate. For organic phosphorus 1ppm Adenosine 5’-Monophosphate (A5MP) organic phosphorus </w:t>
      </w:r>
      <w:r w:rsidRPr="00A74915">
        <w:rPr>
          <w:rFonts w:asciiTheme="minorHAnsi" w:hAnsiTheme="minorHAnsi" w:cs="Courier New"/>
          <w:color w:val="000000" w:themeColor="text1"/>
          <w:sz w:val="24"/>
          <w:szCs w:val="24"/>
        </w:rPr>
        <w:lastRenderedPageBreak/>
        <w:t xml:space="preserve">standard in 0.5M NaHCO3 pH 8.5 was digested alongside samples to calculate digestion efficiency </w:t>
      </w:r>
    </w:p>
    <w:p w14:paraId="552B0473" w14:textId="6A36BBBF"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For Inorganic Nitrogen Assays a standard curve of potassium nitrate in triplicate for nitrate assays and a standard curve of ammonium sulfate was run for ammonium assays. For high range samples, curves from 0.5-15ppm were constructed, for low range samples, curves from 0.05-1ppm were constructed</w:t>
      </w:r>
    </w:p>
    <w:p w14:paraId="6E569FCB" w14:textId="77777777" w:rsidR="00673E96" w:rsidRPr="00A74915" w:rsidRDefault="00673E96" w:rsidP="00673E96">
      <w:pPr>
        <w:pStyle w:val="PlainText"/>
        <w:rPr>
          <w:rFonts w:asciiTheme="minorHAnsi" w:hAnsiTheme="minorHAnsi" w:cs="Courier New"/>
          <w:color w:val="000000" w:themeColor="text1"/>
          <w:sz w:val="24"/>
          <w:szCs w:val="24"/>
        </w:rPr>
      </w:pPr>
    </w:p>
    <w:p w14:paraId="0C3D1DCB"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5. Environmental/experimental conditions: </w:t>
      </w:r>
    </w:p>
    <w:p w14:paraId="1FACAF9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Field Site Description: </w:t>
      </w:r>
    </w:p>
    <w:p w14:paraId="3ED817B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Samples were collected from the Tall Wheatgrass Irrigation Field Trial in Prosser, WA, USA (46.25; -119.73), operated by Washington State University, and described in our previous publications. The site is characterized by marginal soil with low organic matter content (~1.5% at the 5-15cm depth) and pH of 8. Tall wheatgrass (Thinopyrum ponticum),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to October. Each experimental plot is 2.1 m x 10.7 m with a 1.5 m alley between adjacent plots. (Citations: 10.1128/msystems.00099-24; https://doi.org/10.3389/frmbi.2023.1078024; 10.1128/mSystems.00055-19) </w:t>
      </w:r>
    </w:p>
    <w:p w14:paraId="03123FEB" w14:textId="77777777" w:rsidR="00673E96" w:rsidRPr="00A74915" w:rsidRDefault="00673E96" w:rsidP="00673E96">
      <w:pPr>
        <w:pStyle w:val="PlainText"/>
        <w:rPr>
          <w:rFonts w:asciiTheme="minorHAnsi" w:hAnsiTheme="minorHAnsi" w:cs="Courier New"/>
          <w:color w:val="000000" w:themeColor="text1"/>
          <w:sz w:val="24"/>
          <w:szCs w:val="24"/>
        </w:rPr>
      </w:pPr>
    </w:p>
    <w:p w14:paraId="6E2AC09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Soil Collection: </w:t>
      </w:r>
    </w:p>
    <w:p w14:paraId="792B066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Soil cores were collected on the first Wednesday of each month from June 2023 - June 2024. from plots within 25% and 100% irrigation treatments, including 6 field replicates per treatment. All sampled plots were planted with the Jose cultivar, resulting in n = 6 for each irrigation treatment per collection date. Within each plot, three cores were collected from 0-15cm depth with a 1in diameter soil probe. Triplicate cores were pooled and aseptically broken up and a subsample for RNA was snap frozen in liquid nitrogen (and stored at -80°C prior to RNA extraction). The remaining soil was transported from the field site to the Pacific Northwest National Laboratory (PNNL) on ice for processing. </w:t>
      </w:r>
    </w:p>
    <w:p w14:paraId="02A1419D" w14:textId="77777777" w:rsidR="00673E96" w:rsidRPr="00A74915" w:rsidRDefault="00673E96" w:rsidP="00673E96">
      <w:pPr>
        <w:pStyle w:val="PlainText"/>
        <w:rPr>
          <w:rFonts w:asciiTheme="minorHAnsi" w:hAnsiTheme="minorHAnsi" w:cs="Courier New"/>
          <w:color w:val="000000" w:themeColor="text1"/>
          <w:sz w:val="24"/>
          <w:szCs w:val="24"/>
        </w:rPr>
      </w:pPr>
    </w:p>
    <w:p w14:paraId="7F5ECD5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Soil Processing: </w:t>
      </w:r>
    </w:p>
    <w:p w14:paraId="72F79FD9"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In the laboratory, 2mm sieves were used to homogenize soil and remove large roots and rocks prior to subsampling. All subsampling was completed within 24 hours of sample collection. Subsamples for carbon, nitrogen and phosphorus extractions and the resin strips were stored at 4°C until further analysis within 1 week of sample collection. Subsamples for pH were air dried at room temperature. </w:t>
      </w:r>
    </w:p>
    <w:p w14:paraId="20BC4F88" w14:textId="77777777" w:rsidR="00673E96" w:rsidRPr="00A74915" w:rsidRDefault="00673E96" w:rsidP="00673E96">
      <w:pPr>
        <w:pStyle w:val="PlainText"/>
        <w:rPr>
          <w:rFonts w:asciiTheme="minorHAnsi" w:hAnsiTheme="minorHAnsi" w:cs="Courier New"/>
          <w:color w:val="000000" w:themeColor="text1"/>
          <w:sz w:val="24"/>
          <w:szCs w:val="24"/>
        </w:rPr>
      </w:pPr>
    </w:p>
    <w:p w14:paraId="7343C615"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6. Describe any quality-assurance procedures performed on the data: </w:t>
      </w:r>
    </w:p>
    <w:p w14:paraId="0A12FDE1"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Data from carbon, nitrogen and phosphorus analyses were checked for negative values which indicate that sample concentrations were lower than process blanks or controls. Negative values were converted to zeros for analyses but could also be considered below the detection limit.</w:t>
      </w:r>
    </w:p>
    <w:p w14:paraId="15A269F2" w14:textId="77777777" w:rsidR="00673E96" w:rsidRPr="00A74915" w:rsidRDefault="00673E96" w:rsidP="00673E96">
      <w:pPr>
        <w:pStyle w:val="PlainText"/>
        <w:rPr>
          <w:rFonts w:asciiTheme="minorHAnsi" w:hAnsiTheme="minorHAnsi" w:cs="Courier New"/>
          <w:color w:val="000000" w:themeColor="text1"/>
          <w:sz w:val="24"/>
          <w:szCs w:val="24"/>
        </w:rPr>
      </w:pPr>
    </w:p>
    <w:p w14:paraId="12C72E27"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lastRenderedPageBreak/>
        <w:t>7. People involved with sample collection, processing, analysis and/or submission: Sheryl Bell, Amy Zimmerman, Regan McDearis, Evan Warburton, Sharon Zhao, Vanessa Garayburu-Caruso, Kali Cornwell, Gregory Martin, Mischelle Schutz</w:t>
      </w:r>
    </w:p>
    <w:p w14:paraId="7E423B59" w14:textId="77777777" w:rsidR="00673E96" w:rsidRPr="00A74915" w:rsidRDefault="00673E96" w:rsidP="00673E96">
      <w:pPr>
        <w:pStyle w:val="PlainText"/>
        <w:rPr>
          <w:rFonts w:asciiTheme="minorHAnsi" w:hAnsiTheme="minorHAnsi" w:cs="Courier New"/>
          <w:color w:val="000000" w:themeColor="text1"/>
          <w:sz w:val="24"/>
          <w:szCs w:val="24"/>
        </w:rPr>
      </w:pPr>
    </w:p>
    <w:p w14:paraId="4DEBB37A"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highlight w:val="green"/>
        </w:rPr>
        <w:t>SHARING/ACCESS INFORMATION</w:t>
      </w:r>
      <w:r w:rsidRPr="00A74915">
        <w:rPr>
          <w:rFonts w:asciiTheme="minorHAnsi" w:hAnsiTheme="minorHAnsi" w:cs="Courier New"/>
          <w:color w:val="000000" w:themeColor="text1"/>
          <w:sz w:val="24"/>
          <w:szCs w:val="24"/>
        </w:rPr>
        <w:t xml:space="preserve"> </w:t>
      </w:r>
    </w:p>
    <w:p w14:paraId="6651299B"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1. Licenses/restrictions placed on the data: This work is marked with CC0 1.0: https://creativecommons.org/publicdomain/zero/1.0/. The authors do request that you appropriately cite the dataset when referencing or re-using the dataset.</w:t>
      </w:r>
    </w:p>
    <w:p w14:paraId="52B61ACA" w14:textId="77777777" w:rsidR="00673E96" w:rsidRPr="00A74915" w:rsidRDefault="00EA8C02"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2. Links to publications that cite or use the </w:t>
      </w:r>
      <w:commentRangeStart w:id="14"/>
      <w:r w:rsidRPr="00A74915">
        <w:rPr>
          <w:rFonts w:asciiTheme="minorHAnsi" w:hAnsiTheme="minorHAnsi" w:cs="Courier New"/>
          <w:color w:val="000000" w:themeColor="text1"/>
          <w:sz w:val="24"/>
          <w:szCs w:val="24"/>
        </w:rPr>
        <w:t xml:space="preserve">data: </w:t>
      </w:r>
      <w:commentRangeEnd w:id="14"/>
      <w:r w:rsidR="00673E96" w:rsidRPr="00A74915">
        <w:rPr>
          <w:rStyle w:val="CommentReference"/>
          <w:rFonts w:asciiTheme="minorHAnsi" w:hAnsiTheme="minorHAnsi" w:cs="Courier New"/>
          <w:color w:val="000000" w:themeColor="text1"/>
          <w:sz w:val="24"/>
          <w:szCs w:val="24"/>
        </w:rPr>
        <w:commentReference w:id="14"/>
      </w:r>
    </w:p>
    <w:p w14:paraId="2F2E9E69"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3. Links to other publicly accessible locations of the data: </w:t>
      </w:r>
    </w:p>
    <w:p w14:paraId="2A7FF29F"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4. Links/relationships to ancillary data sets: </w:t>
      </w:r>
    </w:p>
    <w:p w14:paraId="098B7463" w14:textId="339E23E6"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ab/>
      </w:r>
      <w:r w:rsidRPr="00A74915">
        <w:rPr>
          <w:rFonts w:asciiTheme="minorHAnsi" w:hAnsiTheme="minorHAnsi" w:cs="Courier New"/>
          <w:color w:val="000000" w:themeColor="text1"/>
          <w:sz w:val="24"/>
          <w:szCs w:val="24"/>
          <w:highlight w:val="green"/>
        </w:rPr>
        <w:t>Need to link to Soil_phenotype</w:t>
      </w:r>
      <w:r w:rsidR="000F73CC" w:rsidRPr="00A74915">
        <w:rPr>
          <w:rFonts w:asciiTheme="minorHAnsi" w:hAnsiTheme="minorHAnsi" w:cs="Courier New"/>
          <w:color w:val="000000" w:themeColor="text1"/>
          <w:sz w:val="24"/>
          <w:szCs w:val="24"/>
          <w:highlight w:val="green"/>
        </w:rPr>
        <w:t>s</w:t>
      </w:r>
      <w:r w:rsidRPr="00A74915">
        <w:rPr>
          <w:rFonts w:asciiTheme="minorHAnsi" w:hAnsiTheme="minorHAnsi" w:cs="Courier New"/>
          <w:color w:val="000000" w:themeColor="text1"/>
          <w:sz w:val="24"/>
          <w:szCs w:val="24"/>
          <w:highlight w:val="green"/>
        </w:rPr>
        <w:t>, 16S and ITS data sets</w:t>
      </w:r>
    </w:p>
    <w:p w14:paraId="45FCBD66" w14:textId="77777777" w:rsidR="00673E96" w:rsidRPr="00A74915" w:rsidRDefault="00673E96"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5. Was data derived from another source? no</w:t>
      </w:r>
    </w:p>
    <w:p w14:paraId="0BFADE2E" w14:textId="77777777" w:rsidR="00673E96" w:rsidRPr="00A74915" w:rsidRDefault="00EA8C02" w:rsidP="00673E96">
      <w:pPr>
        <w:pStyle w:val="PlainText"/>
        <w:rPr>
          <w:rFonts w:asciiTheme="minorHAnsi" w:hAnsiTheme="minorHAnsi" w:cs="Courier New"/>
          <w:color w:val="000000" w:themeColor="text1"/>
          <w:sz w:val="24"/>
          <w:szCs w:val="24"/>
        </w:rPr>
      </w:pPr>
      <w:r w:rsidRPr="00A74915">
        <w:rPr>
          <w:rFonts w:asciiTheme="minorHAnsi" w:hAnsiTheme="minorHAnsi" w:cs="Courier New"/>
          <w:color w:val="000000" w:themeColor="text1"/>
          <w:sz w:val="24"/>
          <w:szCs w:val="24"/>
        </w:rPr>
        <w:t xml:space="preserve">6. Recommended citation for this dataset: Authors. Date. Title of Dataset. [Data Set] PNNL DataHub. </w:t>
      </w:r>
      <w:commentRangeStart w:id="15"/>
      <w:r w:rsidRPr="00A74915">
        <w:rPr>
          <w:rFonts w:asciiTheme="minorHAnsi" w:hAnsiTheme="minorHAnsi" w:cs="Courier New"/>
          <w:color w:val="000000" w:themeColor="text1"/>
          <w:sz w:val="24"/>
          <w:szCs w:val="24"/>
        </w:rPr>
        <w:t xml:space="preserve">DOI </w:t>
      </w:r>
      <w:commentRangeEnd w:id="15"/>
      <w:r w:rsidR="00673E96" w:rsidRPr="00A74915">
        <w:rPr>
          <w:rStyle w:val="CommentReference"/>
          <w:rFonts w:asciiTheme="minorHAnsi" w:hAnsiTheme="minorHAnsi" w:cs="Courier New"/>
          <w:color w:val="000000" w:themeColor="text1"/>
          <w:sz w:val="24"/>
          <w:szCs w:val="24"/>
        </w:rPr>
        <w:commentReference w:id="15"/>
      </w:r>
      <w:r w:rsidRPr="00A74915">
        <w:rPr>
          <w:rFonts w:asciiTheme="minorHAnsi" w:hAnsiTheme="minorHAnsi" w:cs="Courier New"/>
          <w:color w:val="000000" w:themeColor="text1"/>
          <w:sz w:val="24"/>
          <w:szCs w:val="24"/>
        </w:rPr>
        <w:t>link</w:t>
      </w:r>
    </w:p>
    <w:sectPr w:rsidR="00673E96" w:rsidRPr="00A74915" w:rsidSect="00673E96">
      <w:pgSz w:w="12240" w:h="15840"/>
      <w:pgMar w:top="1440" w:right="1502" w:bottom="1440" w:left="15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ridan, Shannon A" w:date="2026-01-28T12:17:00Z" w:initials="SS">
    <w:p w14:paraId="5F2649FF" w14:textId="2F149F5B" w:rsidR="00411F77" w:rsidRDefault="00000000">
      <w:r>
        <w:annotationRef/>
      </w:r>
      <w:r w:rsidRPr="3B358260">
        <w:t>ditto about referencing with DOIs when we have them</w:t>
      </w:r>
    </w:p>
  </w:comment>
  <w:comment w:id="1" w:author="Sheridan, Shannon A" w:date="2026-01-28T12:36:00Z" w:initials="SS">
    <w:p w14:paraId="6533D9EE" w14:textId="0453CE93" w:rsidR="00411F77" w:rsidRDefault="00000000">
      <w:r>
        <w:annotationRef/>
      </w:r>
      <w:r w:rsidRPr="56FCFEBB">
        <w:t>same autocorrecting issue</w:t>
      </w:r>
    </w:p>
  </w:comment>
  <w:comment w:id="2" w:author="Bell, Sheryl L" w:date="2026-02-02T16:43:00Z" w:initials="BSL">
    <w:p w14:paraId="7E53E8C6" w14:textId="77777777" w:rsidR="006E7CEA" w:rsidRDefault="006E7CEA" w:rsidP="006E7CEA">
      <w:r>
        <w:rPr>
          <w:rStyle w:val="CommentReference"/>
        </w:rPr>
        <w:annotationRef/>
      </w:r>
      <w:r>
        <w:rPr>
          <w:sz w:val="20"/>
          <w:szCs w:val="20"/>
        </w:rPr>
        <w:t xml:space="preserve">this is a stupid excel thing that I don't know how to entirely fix unless we give up and go with excel's default M/D/YY format. As long as you set the format to YYYY-MM-DD, save as a csv, and then open with a text editor it will stay in YYYY-MM-DD, but if you open the csv in excel again it will revert to the default and if you hit save again without manually resetting it again it will get saved in the wrong format </w:t>
      </w:r>
    </w:p>
  </w:comment>
  <w:comment w:id="3" w:author="Sheridan, Shannon A" w:date="2026-02-04T11:06:00Z" w:initials="SS">
    <w:p w14:paraId="57C5ADE0" w14:textId="71A638DB" w:rsidR="00F0037C" w:rsidRDefault="00000000">
      <w:pPr>
        <w:pStyle w:val="CommentText"/>
      </w:pPr>
      <w:r>
        <w:rPr>
          <w:rStyle w:val="CommentReference"/>
        </w:rPr>
        <w:annotationRef/>
      </w:r>
      <w:r w:rsidRPr="5B20589C">
        <w:t>Ah, excel. Okay, don't worry about it!</w:t>
      </w:r>
    </w:p>
  </w:comment>
  <w:comment w:id="4" w:author="Sheridan, Shannon A" w:date="2026-01-28T12:20:00Z" w:initials="SS">
    <w:p w14:paraId="4C14CFA5" w14:textId="1EDCF522" w:rsidR="00411F77" w:rsidRDefault="00000000">
      <w:r>
        <w:annotationRef/>
      </w:r>
      <w:r w:rsidRPr="50A06DDE">
        <w:t>In the file, there are two Irrigation_trmt_pct. I don't seem to have edit privileges in the data, so this needs to be changed</w:t>
      </w:r>
    </w:p>
  </w:comment>
  <w:comment w:id="5" w:author="Bell, Sheryl L" w:date="2026-02-02T16:43:00Z" w:initials="BSL">
    <w:p w14:paraId="2E01869F" w14:textId="77777777" w:rsidR="006E7CEA" w:rsidRDefault="006E7CEA" w:rsidP="006E7CEA">
      <w:r>
        <w:rPr>
          <w:rStyle w:val="CommentReference"/>
        </w:rPr>
        <w:annotationRef/>
      </w:r>
      <w:r>
        <w:rPr>
          <w:sz w:val="20"/>
          <w:szCs w:val="20"/>
        </w:rPr>
        <w:t>fixed</w:t>
      </w:r>
    </w:p>
  </w:comment>
  <w:comment w:id="6" w:author="Sheridan, Shannon A" w:date="2026-01-28T12:21:00Z" w:initials="SS">
    <w:p w14:paraId="78CF7A4C" w14:textId="19EA70AF" w:rsidR="00411F77" w:rsidRDefault="00000000">
      <w:r>
        <w:annotationRef/>
      </w:r>
      <w:r w:rsidRPr="2A5F7B57">
        <w:t>Assuming it's the same variable, but the data has mass spelled out</w:t>
      </w:r>
    </w:p>
  </w:comment>
  <w:comment w:id="7" w:author="Sheridan, Shannon A" w:date="2026-01-28T12:22:00Z" w:initials="SS">
    <w:p w14:paraId="7E3C3ECD" w14:textId="715A204A" w:rsidR="00411F77" w:rsidRDefault="00000000">
      <w:r>
        <w:annotationRef/>
      </w:r>
      <w:r w:rsidRPr="2246D686">
        <w:t>In the dataset, you have IP before the OP variable. Not sure which is correct</w:t>
      </w:r>
    </w:p>
  </w:comment>
  <w:comment w:id="8" w:author="Bell, Sheryl L" w:date="2026-02-02T16:15:00Z" w:initials="BSL">
    <w:p w14:paraId="43FDA3CA" w14:textId="77777777" w:rsidR="009E7CD5" w:rsidRDefault="009E7CD5" w:rsidP="009E7CD5">
      <w:r>
        <w:rPr>
          <w:rStyle w:val="CommentReference"/>
        </w:rPr>
        <w:annotationRef/>
      </w:r>
      <w:r>
        <w:rPr>
          <w:sz w:val="20"/>
          <w:szCs w:val="20"/>
        </w:rPr>
        <w:t>fixed here to match</w:t>
      </w:r>
    </w:p>
  </w:comment>
  <w:comment w:id="9" w:author="Sheridan, Shannon A" w:date="2026-01-28T12:23:00Z" w:initials="SS">
    <w:p w14:paraId="51170524" w14:textId="4563DB84" w:rsidR="00411F77" w:rsidRDefault="00000000">
      <w:r>
        <w:annotationRef/>
      </w:r>
      <w:r w:rsidRPr="63AAA4F3">
        <w:t>Same here - out of order from dataset</w:t>
      </w:r>
    </w:p>
  </w:comment>
  <w:comment w:id="10" w:author="Bell, Sheryl L" w:date="2026-02-02T16:16:00Z" w:initials="BSL">
    <w:p w14:paraId="287FC142" w14:textId="77777777" w:rsidR="009E7CD5" w:rsidRDefault="009E7CD5" w:rsidP="009E7CD5">
      <w:r>
        <w:rPr>
          <w:rStyle w:val="CommentReference"/>
        </w:rPr>
        <w:annotationRef/>
      </w:r>
      <w:r>
        <w:rPr>
          <w:sz w:val="20"/>
          <w:szCs w:val="20"/>
        </w:rPr>
        <w:t>fixed here to match</w:t>
      </w:r>
    </w:p>
  </w:comment>
  <w:comment w:id="11" w:author="Sheridan, Shannon A" w:date="2026-01-28T12:24:00Z" w:initials="SS">
    <w:p w14:paraId="0BCC93E6" w14:textId="14CB847A" w:rsidR="00411F77" w:rsidRDefault="00000000">
      <w:r>
        <w:annotationRef/>
      </w:r>
      <w:r w:rsidRPr="7EA022D6">
        <w:t>These two don't have a corresponding variable like the rest of the methods. Is that on purpose?</w:t>
      </w:r>
    </w:p>
  </w:comment>
  <w:comment w:id="12" w:author="Bell, Sheryl L" w:date="2026-02-02T16:22:00Z" w:initials="BSL">
    <w:p w14:paraId="249CEAF9" w14:textId="77777777" w:rsidR="00612BA2" w:rsidRDefault="00612BA2" w:rsidP="00612BA2">
      <w:r>
        <w:rPr>
          <w:rStyle w:val="CommentReference"/>
        </w:rPr>
        <w:annotationRef/>
      </w:r>
      <w:r>
        <w:rPr>
          <w:sz w:val="20"/>
          <w:szCs w:val="20"/>
        </w:rPr>
        <w:t>trying to figure out how to make this clearer given limitations of formatting in a txt. To get the data there are three steps in the method: the extraction, the digestion, and the colorimetric assay. I took the spaces out between the three steps so that it stays as one block of text and added step1, 2 and 3 to indicate the whole process applied to the P pools data</w:t>
      </w:r>
    </w:p>
  </w:comment>
  <w:comment w:id="14" w:author="Sheridan, Shannon A" w:date="2026-01-28T12:25:00Z" w:initials="SS">
    <w:p w14:paraId="3DDD52DD" w14:textId="00645AC1" w:rsidR="00411F77" w:rsidRDefault="00000000">
      <w:r>
        <w:annotationRef/>
      </w:r>
      <w:r w:rsidRPr="3383DA66">
        <w:t>Shannon</w:t>
      </w:r>
    </w:p>
  </w:comment>
  <w:comment w:id="15" w:author="Sheridan, Shannon A" w:date="2026-01-28T12:24:00Z" w:initials="SS">
    <w:p w14:paraId="10FBAD18" w14:textId="108E85D7" w:rsidR="00411F77" w:rsidRDefault="00000000">
      <w:r>
        <w:annotationRef/>
      </w:r>
      <w:r w:rsidRPr="4F36479A">
        <w:t>Shannon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2649FF" w15:done="0"/>
  <w15:commentEx w15:paraId="6533D9EE" w15:done="0"/>
  <w15:commentEx w15:paraId="7E53E8C6" w15:paraIdParent="6533D9EE" w15:done="0"/>
  <w15:commentEx w15:paraId="57C5ADE0" w15:paraIdParent="6533D9EE" w15:done="0"/>
  <w15:commentEx w15:paraId="4C14CFA5" w15:done="1"/>
  <w15:commentEx w15:paraId="2E01869F" w15:paraIdParent="4C14CFA5" w15:done="1"/>
  <w15:commentEx w15:paraId="78CF7A4C" w15:done="1"/>
  <w15:commentEx w15:paraId="7E3C3ECD" w15:done="1"/>
  <w15:commentEx w15:paraId="43FDA3CA" w15:paraIdParent="7E3C3ECD" w15:done="1"/>
  <w15:commentEx w15:paraId="51170524" w15:done="1"/>
  <w15:commentEx w15:paraId="287FC142" w15:paraIdParent="51170524" w15:done="1"/>
  <w15:commentEx w15:paraId="0BCC93E6" w15:done="1"/>
  <w15:commentEx w15:paraId="249CEAF9" w15:paraIdParent="0BCC93E6" w15:done="1"/>
  <w15:commentEx w15:paraId="3DDD52DD" w15:done="0"/>
  <w15:commentEx w15:paraId="10FBAD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CDC83" w16cex:dateUtc="2026-01-28T20:17:00Z"/>
  <w16cex:commentExtensible w16cex:durableId="286361ED" w16cex:dateUtc="2026-01-28T20:36:00Z"/>
  <w16cex:commentExtensible w16cex:durableId="44C3406F" w16cex:dateUtc="2026-02-03T00:43:00Z"/>
  <w16cex:commentExtensible w16cex:durableId="2EA6CBF9" w16cex:dateUtc="2026-02-04T19:06:00Z"/>
  <w16cex:commentExtensible w16cex:durableId="2ACD3ACD" w16cex:dateUtc="2026-01-28T20:20:00Z"/>
  <w16cex:commentExtensible w16cex:durableId="18C1083A" w16cex:dateUtc="2026-02-03T00:43:00Z"/>
  <w16cex:commentExtensible w16cex:durableId="73979CA2" w16cex:dateUtc="2026-01-28T20:21:00Z"/>
  <w16cex:commentExtensible w16cex:durableId="16E59E67" w16cex:dateUtc="2026-01-28T20:22:00Z"/>
  <w16cex:commentExtensible w16cex:durableId="3D6CE392" w16cex:dateUtc="2026-02-03T00:15:00Z"/>
  <w16cex:commentExtensible w16cex:durableId="52391C6A" w16cex:dateUtc="2026-01-28T20:23:00Z"/>
  <w16cex:commentExtensible w16cex:durableId="1B1DC548" w16cex:dateUtc="2026-02-03T00:16:00Z"/>
  <w16cex:commentExtensible w16cex:durableId="2A4E7379" w16cex:dateUtc="2026-01-28T20:24:00Z"/>
  <w16cex:commentExtensible w16cex:durableId="72EE9A36" w16cex:dateUtc="2026-02-03T00:22:00Z">
    <w16cex:extLst>
      <w16:ext w16:uri="{CE6994B0-6A32-4C9F-8C6B-6E91EDA988CE}">
        <cr:reactions xmlns:cr="http://schemas.microsoft.com/office/comments/2020/reactions">
          <cr:reaction reactionType="1">
            <cr:reactionInfo dateUtc="2026-02-04T19:07:08Z">
              <cr:user userId="S::shannon.sheridan@pnnl.gov::251dae4d-defd-4a25-97bc-d17e7e16fcdc" userProvider="AD" userName="Sheridan, Shannon A"/>
            </cr:reactionInfo>
          </cr:reaction>
        </cr:reactions>
      </w16:ext>
    </w16cex:extLst>
  </w16cex:commentExtensible>
  <w16cex:commentExtensible w16cex:durableId="5F81C40C" w16cex:dateUtc="2026-01-28T20:25:00Z"/>
  <w16cex:commentExtensible w16cex:durableId="0EB44885" w16cex:dateUtc="2026-01-28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2649FF" w16cid:durableId="340CDC83"/>
  <w16cid:commentId w16cid:paraId="6533D9EE" w16cid:durableId="286361ED"/>
  <w16cid:commentId w16cid:paraId="7E53E8C6" w16cid:durableId="44C3406F"/>
  <w16cid:commentId w16cid:paraId="57C5ADE0" w16cid:durableId="2EA6CBF9"/>
  <w16cid:commentId w16cid:paraId="4C14CFA5" w16cid:durableId="2ACD3ACD"/>
  <w16cid:commentId w16cid:paraId="2E01869F" w16cid:durableId="18C1083A"/>
  <w16cid:commentId w16cid:paraId="78CF7A4C" w16cid:durableId="73979CA2"/>
  <w16cid:commentId w16cid:paraId="7E3C3ECD" w16cid:durableId="16E59E67"/>
  <w16cid:commentId w16cid:paraId="43FDA3CA" w16cid:durableId="3D6CE392"/>
  <w16cid:commentId w16cid:paraId="51170524" w16cid:durableId="52391C6A"/>
  <w16cid:commentId w16cid:paraId="287FC142" w16cid:durableId="1B1DC548"/>
  <w16cid:commentId w16cid:paraId="0BCC93E6" w16cid:durableId="2A4E7379"/>
  <w16cid:commentId w16cid:paraId="249CEAF9" w16cid:durableId="72EE9A36"/>
  <w16cid:commentId w16cid:paraId="3DDD52DD" w16cid:durableId="5F81C40C"/>
  <w16cid:commentId w16cid:paraId="10FBAD18" w16cid:durableId="0EB448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106E"/>
    <w:multiLevelType w:val="hybridMultilevel"/>
    <w:tmpl w:val="7F88E83A"/>
    <w:lvl w:ilvl="0" w:tplc="B628D37A">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24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ridan, Shannon A">
    <w15:presenceInfo w15:providerId="AD" w15:userId="S::shannon.sheridan@pnnl.gov::251dae4d-defd-4a25-97bc-d17e7e16fcdc"/>
  </w15:person>
  <w15:person w15:author="Bell, Sheryl L">
    <w15:presenceInfo w15:providerId="AD" w15:userId="S::sheryl.bell@pnnl.gov::19bc1f7b-bd62-4848-8ee0-09da9d73a6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0E"/>
    <w:rsid w:val="000342A3"/>
    <w:rsid w:val="00050D19"/>
    <w:rsid w:val="00075218"/>
    <w:rsid w:val="00093CCF"/>
    <w:rsid w:val="000F73CC"/>
    <w:rsid w:val="00170931"/>
    <w:rsid w:val="00173365"/>
    <w:rsid w:val="002034BE"/>
    <w:rsid w:val="002309B3"/>
    <w:rsid w:val="00253CAB"/>
    <w:rsid w:val="002E1184"/>
    <w:rsid w:val="002F3525"/>
    <w:rsid w:val="0035086C"/>
    <w:rsid w:val="003902EA"/>
    <w:rsid w:val="00411F77"/>
    <w:rsid w:val="00475653"/>
    <w:rsid w:val="00520A15"/>
    <w:rsid w:val="005862EC"/>
    <w:rsid w:val="005B63FB"/>
    <w:rsid w:val="0060493B"/>
    <w:rsid w:val="00605802"/>
    <w:rsid w:val="00612BA2"/>
    <w:rsid w:val="00673E96"/>
    <w:rsid w:val="006E7CEA"/>
    <w:rsid w:val="00721C0E"/>
    <w:rsid w:val="00743B25"/>
    <w:rsid w:val="0077356D"/>
    <w:rsid w:val="00874678"/>
    <w:rsid w:val="008A50EC"/>
    <w:rsid w:val="009E7CD5"/>
    <w:rsid w:val="00A662A0"/>
    <w:rsid w:val="00A74915"/>
    <w:rsid w:val="00AB3239"/>
    <w:rsid w:val="00AC1C72"/>
    <w:rsid w:val="00AD6B47"/>
    <w:rsid w:val="00AE1A99"/>
    <w:rsid w:val="00B054B8"/>
    <w:rsid w:val="00B4093D"/>
    <w:rsid w:val="00B428B8"/>
    <w:rsid w:val="00C66B31"/>
    <w:rsid w:val="00CA6198"/>
    <w:rsid w:val="00D74282"/>
    <w:rsid w:val="00DC0214"/>
    <w:rsid w:val="00EA8C02"/>
    <w:rsid w:val="00EC60AF"/>
    <w:rsid w:val="00F0037C"/>
    <w:rsid w:val="00F74ACC"/>
    <w:rsid w:val="00FA3519"/>
    <w:rsid w:val="00FB2729"/>
    <w:rsid w:val="03D0BE95"/>
    <w:rsid w:val="064FC49E"/>
    <w:rsid w:val="06934DFF"/>
    <w:rsid w:val="0CE103D8"/>
    <w:rsid w:val="114F9F45"/>
    <w:rsid w:val="12CEFBC9"/>
    <w:rsid w:val="134F79A7"/>
    <w:rsid w:val="15A270F9"/>
    <w:rsid w:val="1A1502D0"/>
    <w:rsid w:val="238B0F7B"/>
    <w:rsid w:val="2A71BD0E"/>
    <w:rsid w:val="2A9C5D7E"/>
    <w:rsid w:val="471302EF"/>
    <w:rsid w:val="539D2063"/>
    <w:rsid w:val="583C7BC6"/>
    <w:rsid w:val="5FAFA52B"/>
    <w:rsid w:val="6A34A5A5"/>
    <w:rsid w:val="6CE82F84"/>
    <w:rsid w:val="72AE345F"/>
    <w:rsid w:val="79FF5788"/>
    <w:rsid w:val="7A401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9908C"/>
  <w15:chartTrackingRefBased/>
  <w15:docId w15:val="{F91E84F0-7928-A34C-9BDD-85B13171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06B44"/>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06B44"/>
    <w:rPr>
      <w:rFonts w:ascii="Consolas" w:hAnsi="Consolas" w:cs="Consolas"/>
      <w:sz w:val="21"/>
      <w:szCs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E7CD5"/>
    <w:rPr>
      <w:b/>
      <w:bCs/>
    </w:rPr>
  </w:style>
  <w:style w:type="character" w:customStyle="1" w:styleId="CommentSubjectChar">
    <w:name w:val="Comment Subject Char"/>
    <w:basedOn w:val="CommentTextChar"/>
    <w:link w:val="CommentSubject"/>
    <w:uiPriority w:val="99"/>
    <w:semiHidden/>
    <w:rsid w:val="009E7C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37cd1d-6a01-4017-b72b-5df7838ed999">
      <Terms xmlns="http://schemas.microsoft.com/office/infopath/2007/PartnerControls"/>
    </lcf76f155ced4ddcb4097134ff3c332f>
    <TaxCatchAll xmlns="5cece13e-3376-4417-9525-be60b11a89a8" xsi:nil="true"/>
    <pic xmlns="2a37cd1d-6a01-4017-b72b-5df7838ed9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fa5596f2e4479d6b6a0b5cc9905d5496">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8e7100eb0d44ae244c7ebf5c36cb8911"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5DAD3E-B50A-47F2-B492-EC73C1152806}">
  <ds:schemaRefs>
    <ds:schemaRef ds:uri="http://schemas.microsoft.com/sharepoint/v3/contenttype/forms"/>
  </ds:schemaRefs>
</ds:datastoreItem>
</file>

<file path=customXml/itemProps2.xml><?xml version="1.0" encoding="utf-8"?>
<ds:datastoreItem xmlns:ds="http://schemas.openxmlformats.org/officeDocument/2006/customXml" ds:itemID="{AC7EBC50-9633-4345-B983-3B9D894C71F0}">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customXml/itemProps3.xml><?xml version="1.0" encoding="utf-8"?>
<ds:datastoreItem xmlns:ds="http://schemas.openxmlformats.org/officeDocument/2006/customXml" ds:itemID="{21C49FA5-20CD-452B-BC04-1DB50F882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3583</Words>
  <Characters>20214</Characters>
  <Application>Microsoft Office Word</Application>
  <DocSecurity>0</DocSecurity>
  <Lines>367</Lines>
  <Paragraphs>145</Paragraphs>
  <ScaleCrop>false</ScaleCrop>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Sheryl L</dc:creator>
  <cp:keywords/>
  <dc:description/>
  <cp:lastModifiedBy>Bell, Sheryl L</cp:lastModifiedBy>
  <cp:revision>41</cp:revision>
  <dcterms:created xsi:type="dcterms:W3CDTF">2025-12-02T20:03:00Z</dcterms:created>
  <dcterms:modified xsi:type="dcterms:W3CDTF">2026-03-19T20:39:00Z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0x010100564BF1EED8066142A4AB9FA894223E64</vt:lpwstr>
  </property>
  <property fmtid="{D5CDD505-2E9C-101B-9397-08002B2CF9AE}" pid="4" name="docLang">
    <vt:lpwstr>en</vt:lpwstr>
  </property>
</Properties>
</file>