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F88C" w14:textId="7C5ECBD4"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This Soil Microbiome SFA Prosser Time Series Soil Phenotypes readme.txt file was generated on 2025-12-01 by Sheryl Bell</w:t>
      </w:r>
    </w:p>
    <w:p w14:paraId="71FC056C" w14:textId="77777777" w:rsidR="00D335D2" w:rsidRPr="00224FE0" w:rsidRDefault="00D335D2" w:rsidP="00D335D2">
      <w:pPr>
        <w:pStyle w:val="PlainText"/>
        <w:rPr>
          <w:rFonts w:asciiTheme="minorHAnsi" w:hAnsiTheme="minorHAnsi" w:cs="Courier New"/>
          <w:color w:val="000000" w:themeColor="text1"/>
          <w:sz w:val="24"/>
          <w:szCs w:val="24"/>
        </w:rPr>
      </w:pPr>
    </w:p>
    <w:p w14:paraId="6C68F618"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GENERAL INFORMATION </w:t>
      </w:r>
    </w:p>
    <w:p w14:paraId="11B5EC49" w14:textId="5BBE8378"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1. Title of Dataset: Prosser Time Series Soil Phenotypes Data</w:t>
      </w:r>
    </w:p>
    <w:p w14:paraId="0B365FD9"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2. Principal Researcher: </w:t>
      </w:r>
    </w:p>
    <w:p w14:paraId="4007CB91"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Name: Kirsten Hofmockel</w:t>
      </w:r>
    </w:p>
    <w:p w14:paraId="06195B50"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 xml:space="preserve">Institution: Pacific Northwest National Laboratory </w:t>
      </w:r>
    </w:p>
    <w:p w14:paraId="15D0B32E"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Email: kirsten.hofmockel@pnnl.gov</w:t>
      </w:r>
    </w:p>
    <w:p w14:paraId="02769826"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      ORCID: 0000-0003-1586-2167</w:t>
      </w:r>
    </w:p>
    <w:p w14:paraId="1AB79245" w14:textId="77777777" w:rsidR="00D335D2" w:rsidRPr="00224FE0" w:rsidRDefault="00D335D2" w:rsidP="00D335D2">
      <w:pPr>
        <w:pStyle w:val="PlainText"/>
        <w:rPr>
          <w:rFonts w:asciiTheme="minorHAnsi" w:hAnsiTheme="minorHAnsi" w:cs="Courier New"/>
          <w:color w:val="000000" w:themeColor="text1"/>
          <w:sz w:val="24"/>
          <w:szCs w:val="24"/>
        </w:rPr>
      </w:pPr>
    </w:p>
    <w:p w14:paraId="0F7317D8"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3. Additional Author Contact Information</w:t>
      </w:r>
    </w:p>
    <w:p w14:paraId="4D667B7B"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Name: Sheryl Bell</w:t>
      </w:r>
    </w:p>
    <w:p w14:paraId="6F9BF87E"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 xml:space="preserve">Institution: Pacific Northwest National Laboratory </w:t>
      </w:r>
    </w:p>
    <w:p w14:paraId="4D98FFAB" w14:textId="78C410A6"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 xml:space="preserve">Email: </w:t>
      </w:r>
      <w:r w:rsidR="00217DF4" w:rsidRPr="00224FE0">
        <w:rPr>
          <w:rFonts w:asciiTheme="minorHAnsi" w:hAnsiTheme="minorHAnsi" w:cs="Courier New"/>
          <w:color w:val="000000" w:themeColor="text1"/>
          <w:sz w:val="24"/>
          <w:szCs w:val="24"/>
        </w:rPr>
        <w:t>s</w:t>
      </w:r>
      <w:r w:rsidRPr="00224FE0">
        <w:rPr>
          <w:rFonts w:asciiTheme="minorHAnsi" w:hAnsiTheme="minorHAnsi" w:cs="Courier New"/>
          <w:color w:val="000000" w:themeColor="text1"/>
          <w:sz w:val="24"/>
          <w:szCs w:val="24"/>
        </w:rPr>
        <w:t xml:space="preserve">heryl.bell@pnnl.gov </w:t>
      </w:r>
    </w:p>
    <w:p w14:paraId="019533BE"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ORCID: 0000-0001-8445-1375</w:t>
      </w:r>
    </w:p>
    <w:p w14:paraId="53EEB3B9" w14:textId="77777777" w:rsidR="00D335D2" w:rsidRPr="00224FE0" w:rsidRDefault="00D335D2" w:rsidP="00D335D2">
      <w:pPr>
        <w:pStyle w:val="PlainText"/>
        <w:rPr>
          <w:rFonts w:asciiTheme="minorHAnsi" w:hAnsiTheme="minorHAnsi" w:cs="Courier New"/>
          <w:color w:val="000000" w:themeColor="text1"/>
          <w:sz w:val="24"/>
          <w:szCs w:val="24"/>
        </w:rPr>
      </w:pPr>
    </w:p>
    <w:p w14:paraId="0771A6CA" w14:textId="366CBEAD" w:rsidR="00D335D2" w:rsidRPr="00224FE0" w:rsidRDefault="00D335D2" w:rsidP="4887CFDB">
      <w:pPr>
        <w:pStyle w:val="PlainText"/>
        <w:rPr>
          <w:rFonts w:asciiTheme="minorHAnsi" w:hAnsiTheme="minorHAnsi"/>
          <w:color w:val="000000" w:themeColor="text1"/>
          <w:sz w:val="24"/>
          <w:szCs w:val="24"/>
        </w:rPr>
      </w:pPr>
      <w:r w:rsidRPr="00224FE0">
        <w:rPr>
          <w:rFonts w:asciiTheme="minorHAnsi" w:hAnsiTheme="minorHAnsi" w:cs="Courier New"/>
          <w:color w:val="000000" w:themeColor="text1"/>
          <w:sz w:val="24"/>
          <w:szCs w:val="24"/>
        </w:rPr>
        <w:t>4. Information about funding sources supporting the data:</w:t>
      </w:r>
      <w:r w:rsidR="01B6B8C0" w:rsidRPr="00224FE0">
        <w:rPr>
          <w:rFonts w:asciiTheme="minorHAnsi" w:eastAsia="Aptos" w:hAnsiTheme="minorHAnsi" w:cs="Aptos"/>
          <w:color w:val="000000" w:themeColor="text1"/>
          <w:sz w:val="24"/>
          <w:szCs w:val="24"/>
        </w:rPr>
        <w:t xml:space="preserve"> This program is supported by the U. S. Department of Energy, Office of Science, Office of Biological and Environmental Research, through the Genomic Science Program, under FWP 70880.</w:t>
      </w:r>
    </w:p>
    <w:p w14:paraId="2E184583"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5. Geographic location of data collection: 46°15'04"N, 119°43'43"W, Prosser, WA, USA</w:t>
      </w:r>
    </w:p>
    <w:p w14:paraId="742F79EB"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6. Date of data collection: monthly from 2024-06-07 to 2024-07-03</w:t>
      </w:r>
    </w:p>
    <w:p w14:paraId="5C652993" w14:textId="77777777" w:rsidR="00D335D2" w:rsidRPr="00224FE0" w:rsidRDefault="00D335D2" w:rsidP="00D335D2">
      <w:pPr>
        <w:pStyle w:val="PlainText"/>
        <w:rPr>
          <w:rFonts w:asciiTheme="minorHAnsi" w:hAnsiTheme="minorHAnsi" w:cs="Courier New"/>
          <w:color w:val="000000" w:themeColor="text1"/>
          <w:sz w:val="24"/>
          <w:szCs w:val="24"/>
        </w:rPr>
      </w:pPr>
    </w:p>
    <w:p w14:paraId="2FF8DA53"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DATA &amp; FILE OVERVIEW </w:t>
      </w:r>
    </w:p>
    <w:p w14:paraId="78DC6788"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1. File List: </w:t>
      </w:r>
    </w:p>
    <w:p w14:paraId="12EC6527" w14:textId="06498F4B" w:rsidR="00D335D2" w:rsidRPr="00224FE0" w:rsidRDefault="008A6286" w:rsidP="4887CFDB">
      <w:pPr>
        <w:pStyle w:val="PlainText"/>
        <w:rPr>
          <w:rFonts w:asciiTheme="minorHAnsi" w:hAnsiTheme="minorHAnsi" w:cs="Courier New"/>
          <w:color w:val="000000" w:themeColor="text1"/>
          <w:sz w:val="24"/>
          <w:szCs w:val="24"/>
        </w:rPr>
      </w:pPr>
      <w:r w:rsidRPr="00224FE0">
        <w:rPr>
          <w:rFonts w:asciiTheme="minorHAnsi" w:hAnsiTheme="minorHAnsi"/>
          <w:color w:val="000000" w:themeColor="text1"/>
          <w:sz w:val="24"/>
          <w:szCs w:val="24"/>
        </w:rPr>
        <w:t>SoilMicrobiomeSFA_prosser-time-series</w:t>
      </w:r>
      <w:r w:rsidR="21E9EC35" w:rsidRPr="00224FE0">
        <w:rPr>
          <w:rFonts w:asciiTheme="minorHAnsi" w:hAnsiTheme="minorHAnsi" w:cs="Courier New"/>
          <w:color w:val="000000" w:themeColor="text1"/>
          <w:sz w:val="24"/>
          <w:szCs w:val="24"/>
        </w:rPr>
        <w:t xml:space="preserve">_EEA.csv: Results of Fluorometric Measurement of Potential Soil Extracellular Enzyme Activities </w:t>
      </w:r>
    </w:p>
    <w:p w14:paraId="3A7CD440" w14:textId="426C802A" w:rsidR="00D335D2" w:rsidRPr="00224FE0" w:rsidRDefault="008A6286" w:rsidP="00D335D2">
      <w:pPr>
        <w:pStyle w:val="PlainText"/>
        <w:rPr>
          <w:rFonts w:asciiTheme="minorHAnsi" w:hAnsiTheme="minorHAnsi" w:cs="Courier New"/>
          <w:color w:val="000000" w:themeColor="text1"/>
          <w:sz w:val="24"/>
          <w:szCs w:val="24"/>
        </w:rPr>
      </w:pPr>
      <w:r w:rsidRPr="00224FE0">
        <w:rPr>
          <w:rFonts w:asciiTheme="minorHAnsi" w:hAnsiTheme="minorHAnsi"/>
          <w:color w:val="000000" w:themeColor="text1"/>
          <w:sz w:val="24"/>
          <w:szCs w:val="24"/>
        </w:rPr>
        <w:t>SoilMicrobiomeSFA_prosser-time-series</w:t>
      </w:r>
      <w:r w:rsidR="00D335D2" w:rsidRPr="00224FE0">
        <w:rPr>
          <w:rFonts w:asciiTheme="minorHAnsi" w:hAnsiTheme="minorHAnsi" w:cs="Courier New"/>
          <w:color w:val="000000" w:themeColor="text1"/>
          <w:sz w:val="24"/>
          <w:szCs w:val="24"/>
        </w:rPr>
        <w:t>_MicroResp.csv: Results of Substrate Induced Respiration (SIR) measurements conducted in the MicroResp system</w:t>
      </w:r>
    </w:p>
    <w:p w14:paraId="09557015"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2. Relationship between files, if important: SIR and EEA assays were conducted on separate aliquots of the same set of field soil samples. The data streams can be linked using the Sample_cat variable in both files</w:t>
      </w:r>
    </w:p>
    <w:p w14:paraId="2DB97939"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3. Additional related data collected that was not included in the current data package: </w:t>
      </w:r>
    </w:p>
    <w:p w14:paraId="3F6C3DE6" w14:textId="615D1356"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Associated biogeochemical, 16S amplicon, and ITS amplicon from this sample series have been released as</w:t>
      </w:r>
      <w:commentRangeStart w:id="0"/>
      <w:r w:rsidRPr="00224FE0">
        <w:rPr>
          <w:rFonts w:asciiTheme="minorHAnsi" w:hAnsiTheme="minorHAnsi" w:cs="Courier New"/>
          <w:color w:val="000000" w:themeColor="text1"/>
          <w:sz w:val="24"/>
          <w:szCs w:val="24"/>
        </w:rPr>
        <w:t xml:space="preserve"> s</w:t>
      </w:r>
      <w:r w:rsidR="00224FE0">
        <w:rPr>
          <w:rFonts w:asciiTheme="minorHAnsi" w:hAnsiTheme="minorHAnsi" w:cs="Courier New"/>
          <w:color w:val="000000" w:themeColor="text1"/>
          <w:sz w:val="24"/>
          <w:szCs w:val="24"/>
        </w:rPr>
        <w:t>e</w:t>
      </w:r>
      <w:r w:rsidRPr="00224FE0">
        <w:rPr>
          <w:rFonts w:asciiTheme="minorHAnsi" w:hAnsiTheme="minorHAnsi" w:cs="Courier New"/>
          <w:color w:val="000000" w:themeColor="text1"/>
          <w:sz w:val="24"/>
          <w:szCs w:val="24"/>
        </w:rPr>
        <w:t>p</w:t>
      </w:r>
      <w:r w:rsidR="00224FE0">
        <w:rPr>
          <w:rFonts w:asciiTheme="minorHAnsi" w:hAnsiTheme="minorHAnsi" w:cs="Courier New"/>
          <w:color w:val="000000" w:themeColor="text1"/>
          <w:sz w:val="24"/>
          <w:szCs w:val="24"/>
        </w:rPr>
        <w:t>a</w:t>
      </w:r>
      <w:r w:rsidRPr="00224FE0">
        <w:rPr>
          <w:rFonts w:asciiTheme="minorHAnsi" w:hAnsiTheme="minorHAnsi" w:cs="Courier New"/>
          <w:color w:val="000000" w:themeColor="text1"/>
          <w:sz w:val="24"/>
          <w:szCs w:val="24"/>
        </w:rPr>
        <w:t>rate data packages</w:t>
      </w:r>
      <w:commentRangeEnd w:id="0"/>
      <w:r w:rsidRPr="00224FE0">
        <w:rPr>
          <w:rStyle w:val="CommentReference"/>
          <w:rFonts w:asciiTheme="minorHAnsi" w:hAnsiTheme="minorHAnsi" w:cs="Courier New"/>
          <w:color w:val="000000" w:themeColor="text1"/>
          <w:sz w:val="24"/>
          <w:szCs w:val="24"/>
        </w:rPr>
        <w:commentReference w:id="0"/>
      </w:r>
    </w:p>
    <w:p w14:paraId="368F7141"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4. Are there multiple versions of the dataset? no</w:t>
      </w:r>
    </w:p>
    <w:p w14:paraId="37F89624"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b/>
        <w:t xml:space="preserve"> </w:t>
      </w:r>
    </w:p>
    <w:p w14:paraId="2697BBC9" w14:textId="77777777" w:rsidR="009B1656" w:rsidRPr="00224FE0" w:rsidRDefault="009B1656" w:rsidP="009B1656">
      <w:pPr>
        <w:pStyle w:val="PlainText"/>
        <w:rPr>
          <w:rFonts w:asciiTheme="minorHAnsi" w:hAnsiTheme="minorHAnsi" w:cs="Courier New"/>
          <w:color w:val="000000" w:themeColor="text1"/>
          <w:sz w:val="24"/>
          <w:szCs w:val="24"/>
        </w:rPr>
      </w:pPr>
      <w:commentRangeStart w:id="1"/>
      <w:commentRangeStart w:id="2"/>
      <w:commentRangeStart w:id="3"/>
      <w:r w:rsidRPr="00224FE0">
        <w:rPr>
          <w:rFonts w:asciiTheme="minorHAnsi" w:hAnsiTheme="minorHAnsi" w:cs="Courier New"/>
          <w:color w:val="000000" w:themeColor="text1"/>
          <w:sz w:val="24"/>
          <w:szCs w:val="24"/>
        </w:rPr>
        <w:t xml:space="preserve">DATA-SPECIFIC INFORMATION FOR: </w:t>
      </w:r>
      <w:r w:rsidRPr="00224FE0">
        <w:rPr>
          <w:rFonts w:asciiTheme="minorHAnsi" w:hAnsiTheme="minorHAnsi"/>
          <w:color w:val="000000" w:themeColor="text1"/>
          <w:sz w:val="24"/>
          <w:szCs w:val="24"/>
        </w:rPr>
        <w:t>SoilMicrobiomeSFA_prosser-time-series_</w:t>
      </w:r>
      <w:r w:rsidRPr="00224FE0">
        <w:rPr>
          <w:rFonts w:asciiTheme="minorHAnsi" w:hAnsiTheme="minorHAnsi" w:cs="Courier New"/>
          <w:color w:val="000000" w:themeColor="text1"/>
          <w:sz w:val="24"/>
          <w:szCs w:val="24"/>
        </w:rPr>
        <w:t xml:space="preserve">EEA.csv] </w:t>
      </w:r>
      <w:commentRangeEnd w:id="1"/>
      <w:r w:rsidRPr="00224FE0">
        <w:rPr>
          <w:rStyle w:val="CommentReference"/>
          <w:rFonts w:asciiTheme="minorHAnsi" w:hAnsiTheme="minorHAnsi" w:cs="Courier New"/>
          <w:color w:val="000000" w:themeColor="text1"/>
          <w:sz w:val="24"/>
          <w:szCs w:val="24"/>
        </w:rPr>
        <w:commentReference w:id="1"/>
      </w:r>
      <w:commentRangeEnd w:id="2"/>
      <w:r w:rsidR="00D335D2" w:rsidRPr="00224FE0">
        <w:rPr>
          <w:rStyle w:val="CommentReference"/>
          <w:rFonts w:asciiTheme="minorHAnsi" w:hAnsiTheme="minorHAnsi" w:cs="Courier New"/>
          <w:color w:val="000000" w:themeColor="text1"/>
          <w:sz w:val="24"/>
          <w:szCs w:val="24"/>
        </w:rPr>
        <w:commentReference w:id="2"/>
      </w:r>
      <w:commentRangeEnd w:id="3"/>
      <w:r w:rsidR="00DA385F" w:rsidRPr="00224FE0">
        <w:rPr>
          <w:rStyle w:val="CommentReference"/>
          <w:rFonts w:asciiTheme="minorHAnsi" w:hAnsiTheme="minorHAnsi" w:cs="Courier New"/>
          <w:color w:val="000000" w:themeColor="text1"/>
          <w:sz w:val="24"/>
          <w:szCs w:val="24"/>
        </w:rPr>
        <w:commentReference w:id="3"/>
      </w:r>
    </w:p>
    <w:p w14:paraId="260BC505" w14:textId="77777777" w:rsidR="009B1656" w:rsidRDefault="009B1656" w:rsidP="009B1656">
      <w:pPr>
        <w:pStyle w:val="PlainText"/>
        <w:rPr>
          <w:rFonts w:asciiTheme="minorHAnsi" w:hAnsiTheme="minorHAnsi" w:cs="Courier New"/>
          <w:color w:val="000000" w:themeColor="text1"/>
          <w:sz w:val="24"/>
          <w:szCs w:val="24"/>
        </w:rPr>
      </w:pPr>
    </w:p>
    <w:p w14:paraId="2C9210BB"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1. Number of variables: 27</w:t>
      </w:r>
    </w:p>
    <w:p w14:paraId="7A98AD72"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2. Number of cases/rows: 157 including header</w:t>
      </w:r>
    </w:p>
    <w:p w14:paraId="4E42F49C"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3. Variable List: </w:t>
      </w:r>
    </w:p>
    <w:p w14:paraId="79AEEACC"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Sample_cat: unique Soils SFA identifier (format SM####)</w:t>
      </w:r>
    </w:p>
    <w:p w14:paraId="4672840D"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lastRenderedPageBreak/>
        <w:t>Geo_loc_name: The geographical origin of the sample as defined by the country or sea name followed by specific region name. (Country: State, City) [USA: Washington, Prosser]</w:t>
      </w:r>
    </w:p>
    <w:p w14:paraId="3240CECD"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Latitude: latitude origin of sample. (decimal degrees in the WGS84 system) [46.25]</w:t>
      </w:r>
    </w:p>
    <w:p w14:paraId="7B4A4D69"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Longitude: longitude origin of sample. (decimal degrees in the WGS84 system) [-119.73]</w:t>
      </w:r>
    </w:p>
    <w:p w14:paraId="6C88A529"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Collection_date: date of sample collection (</w:t>
      </w:r>
      <w:commentRangeStart w:id="4"/>
      <w:r w:rsidRPr="00224FE0">
        <w:rPr>
          <w:rFonts w:asciiTheme="minorHAnsi" w:hAnsiTheme="minorHAnsi" w:cs="Courier New"/>
          <w:color w:val="000000" w:themeColor="text1"/>
          <w:sz w:val="24"/>
          <w:szCs w:val="24"/>
        </w:rPr>
        <w:t>YYYY-MM-DD</w:t>
      </w:r>
      <w:commentRangeEnd w:id="4"/>
      <w:r w:rsidRPr="00224FE0">
        <w:rPr>
          <w:rStyle w:val="CommentReference"/>
          <w:rFonts w:asciiTheme="minorHAnsi" w:hAnsiTheme="minorHAnsi" w:cs="Courier New"/>
          <w:color w:val="000000" w:themeColor="text1"/>
          <w:sz w:val="24"/>
          <w:szCs w:val="24"/>
        </w:rPr>
        <w:commentReference w:id="4"/>
      </w:r>
      <w:r w:rsidRPr="00224FE0">
        <w:rPr>
          <w:rFonts w:asciiTheme="minorHAnsi" w:hAnsiTheme="minorHAnsi" w:cs="Courier New"/>
          <w:color w:val="000000" w:themeColor="text1"/>
          <w:sz w:val="24"/>
          <w:szCs w:val="24"/>
        </w:rPr>
        <w:t>)</w:t>
      </w:r>
    </w:p>
    <w:p w14:paraId="51350503" w14:textId="7E7C6B84"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Plot: unique numeric plot ID (1,25,27,40,46,57,8,13,28, 33, 48, 53</w:t>
      </w:r>
      <w:r w:rsidR="004C1535">
        <w:rPr>
          <w:rFonts w:asciiTheme="minorHAnsi" w:hAnsiTheme="minorHAnsi" w:cs="Courier New"/>
          <w:color w:val="000000" w:themeColor="text1"/>
          <w:sz w:val="24"/>
          <w:szCs w:val="24"/>
        </w:rPr>
        <w:t>)</w:t>
      </w:r>
    </w:p>
    <w:p w14:paraId="7A0E2C50"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Irrigation_trmt_pct: irrigation treatment level by relative % water application (25, 100)</w:t>
      </w:r>
    </w:p>
    <w:p w14:paraId="0CC6EC4E" w14:textId="77777777" w:rsidR="009B1656" w:rsidRPr="00224FE0" w:rsidRDefault="009B1656" w:rsidP="009B1656">
      <w:pPr>
        <w:pStyle w:val="PlainText"/>
        <w:rPr>
          <w:rFonts w:asciiTheme="minorHAnsi" w:hAnsiTheme="minorHAnsi" w:cs="Courier New"/>
          <w:color w:val="000000" w:themeColor="text1"/>
          <w:sz w:val="24"/>
          <w:szCs w:val="24"/>
        </w:rPr>
      </w:pPr>
      <w:commentRangeStart w:id="5"/>
      <w:commentRangeStart w:id="6"/>
      <w:r w:rsidRPr="00224FE0">
        <w:rPr>
          <w:rFonts w:asciiTheme="minorHAnsi" w:hAnsiTheme="minorHAnsi" w:cs="Courier New"/>
          <w:color w:val="000000" w:themeColor="text1"/>
          <w:sz w:val="24"/>
          <w:szCs w:val="24"/>
        </w:rPr>
        <w:t>Irrigation</w:t>
      </w:r>
      <w:commentRangeEnd w:id="5"/>
      <w:r w:rsidRPr="00224FE0">
        <w:rPr>
          <w:rStyle w:val="CommentReference"/>
          <w:rFonts w:asciiTheme="minorHAnsi" w:hAnsiTheme="minorHAnsi" w:cs="Courier New"/>
          <w:color w:val="000000" w:themeColor="text1"/>
          <w:sz w:val="24"/>
          <w:szCs w:val="24"/>
        </w:rPr>
        <w:commentReference w:id="5"/>
      </w:r>
      <w:commentRangeEnd w:id="6"/>
      <w:r w:rsidR="007663A6" w:rsidRPr="00224FE0">
        <w:rPr>
          <w:rStyle w:val="CommentReference"/>
          <w:rFonts w:asciiTheme="minorHAnsi" w:hAnsiTheme="minorHAnsi" w:cs="Courier New"/>
          <w:color w:val="000000" w:themeColor="text1"/>
          <w:sz w:val="24"/>
          <w:szCs w:val="24"/>
        </w:rPr>
        <w:commentReference w:id="6"/>
      </w:r>
      <w:r w:rsidRPr="00224FE0">
        <w:rPr>
          <w:rFonts w:asciiTheme="minorHAnsi" w:hAnsiTheme="minorHAnsi" w:cs="Courier New"/>
          <w:color w:val="000000" w:themeColor="text1"/>
          <w:sz w:val="24"/>
          <w:szCs w:val="24"/>
        </w:rPr>
        <w:t>_trmt_cat: irrigation treatment level by category (T1 = 100%, T4 = 25%)</w:t>
      </w:r>
    </w:p>
    <w:p w14:paraId="46642DC0"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Cultivar: Tall Wheatgrass cultivar (categorical) [Jose]</w:t>
      </w:r>
    </w:p>
    <w:p w14:paraId="0C3BE82F"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Block: field block identifier where plot is located (numeric) [1-3]</w:t>
      </w:r>
    </w:p>
    <w:p w14:paraId="714706D9"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Rep: treatment replicate identifier at field site (numeric) [1-6]</w:t>
      </w:r>
    </w:p>
    <w:p w14:paraId="4CDEA060"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Depth_cm: depth of soil sampled (numeric range in cm) [0_15]</w:t>
      </w:r>
    </w:p>
    <w:p w14:paraId="13BB7226" w14:textId="77777777" w:rsidR="009B1656" w:rsidRPr="00224FE0" w:rsidRDefault="009B1656" w:rsidP="009B1656">
      <w:pPr>
        <w:pStyle w:val="PlainText"/>
        <w:rPr>
          <w:rFonts w:asciiTheme="minorHAnsi" w:hAnsiTheme="minorHAnsi" w:cs="Courier New"/>
          <w:color w:val="000000" w:themeColor="text1"/>
          <w:sz w:val="24"/>
          <w:szCs w:val="24"/>
        </w:rPr>
      </w:pPr>
      <w:commentRangeStart w:id="7"/>
      <w:commentRangeStart w:id="8"/>
      <w:r w:rsidRPr="00224FE0">
        <w:rPr>
          <w:rFonts w:asciiTheme="minorHAnsi" w:hAnsiTheme="minorHAnsi" w:cs="Courier New"/>
          <w:color w:val="000000" w:themeColor="text1"/>
          <w:sz w:val="24"/>
          <w:szCs w:val="24"/>
        </w:rPr>
        <w:t>BG_nmol_gdw_h:</w:t>
      </w:r>
      <w:commentRangeEnd w:id="7"/>
      <w:r w:rsidRPr="00224FE0">
        <w:rPr>
          <w:rStyle w:val="CommentReference"/>
          <w:rFonts w:asciiTheme="minorHAnsi" w:hAnsiTheme="minorHAnsi" w:cs="Courier New"/>
          <w:color w:val="000000" w:themeColor="text1"/>
          <w:sz w:val="24"/>
          <w:szCs w:val="24"/>
        </w:rPr>
        <w:commentReference w:id="7"/>
      </w:r>
      <w:commentRangeEnd w:id="8"/>
      <w:r w:rsidR="0072556B" w:rsidRPr="00224FE0">
        <w:rPr>
          <w:rStyle w:val="CommentReference"/>
          <w:rFonts w:asciiTheme="minorHAnsi" w:hAnsiTheme="minorHAnsi" w:cs="Courier New"/>
          <w:color w:val="000000" w:themeColor="text1"/>
          <w:sz w:val="24"/>
          <w:szCs w:val="24"/>
        </w:rPr>
        <w:commentReference w:id="8"/>
      </w:r>
      <w:r w:rsidRPr="00224FE0">
        <w:rPr>
          <w:rFonts w:asciiTheme="minorHAnsi" w:hAnsiTheme="minorHAnsi" w:cs="Courier New"/>
          <w:color w:val="000000" w:themeColor="text1"/>
          <w:sz w:val="24"/>
          <w:szCs w:val="24"/>
        </w:rPr>
        <w:t xml:space="preserve"> Release of 4-Methylumbelliferone (MUB) from 4-MUB-b-D-glucopyranoside; units nmol per g dry weight soil per hour</w:t>
      </w:r>
    </w:p>
    <w:p w14:paraId="1916C52B"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BX_nmol_gdw_h: Release of 4-Methylumbelliferone (MUB) from 4-MUB-b-D-xyloside; units nmol per g dry weight soil per hour</w:t>
      </w:r>
      <w:r w:rsidRPr="00224FE0">
        <w:rPr>
          <w:rFonts w:asciiTheme="minorHAnsi" w:hAnsiTheme="minorHAnsi" w:cs="Courier New"/>
          <w:color w:val="000000" w:themeColor="text1"/>
          <w:sz w:val="24"/>
          <w:szCs w:val="24"/>
        </w:rPr>
        <w:tab/>
      </w:r>
    </w:p>
    <w:p w14:paraId="1996C04A"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CB_nmol_gdw_h: Release of 4-Methylumbelliferone (MUB) from 4-MUB-b-D-cellobioside; units nmol per g dry weight soil per hour</w:t>
      </w:r>
      <w:r w:rsidRPr="00224FE0">
        <w:rPr>
          <w:rFonts w:asciiTheme="minorHAnsi" w:hAnsiTheme="minorHAnsi" w:cs="Courier New"/>
          <w:color w:val="000000" w:themeColor="text1"/>
          <w:sz w:val="24"/>
          <w:szCs w:val="24"/>
        </w:rPr>
        <w:tab/>
      </w:r>
    </w:p>
    <w:p w14:paraId="475B9D2A"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AP_nmol_gdw_h: Release of 4-Methylumbelliferone (MUB) from 4-MUB-phosphate; units nmol per g dry weight soil per hour</w:t>
      </w:r>
      <w:r w:rsidRPr="00224FE0">
        <w:rPr>
          <w:rFonts w:asciiTheme="minorHAnsi" w:hAnsiTheme="minorHAnsi" w:cs="Courier New"/>
          <w:color w:val="000000" w:themeColor="text1"/>
          <w:sz w:val="24"/>
          <w:szCs w:val="24"/>
        </w:rPr>
        <w:tab/>
      </w:r>
    </w:p>
    <w:p w14:paraId="20A93CA3"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NAG_nmol_gdw_h: Release of 4-Methylumbelliferone (MUB) from 4-MUB-b-D-glucosaminide; units nmol per g dry weight soil per hour</w:t>
      </w:r>
    </w:p>
    <w:p w14:paraId="1787EDAB"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Leu_nmol_gdw_h: Release of 4-methylcoumarin (MUC) from L-Leucine-7-amino-4-MUC; units nmol per g dry weight soil per hour</w:t>
      </w:r>
    </w:p>
    <w:p w14:paraId="54B5724A"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Ala_nmol_gdw_h: Release of 4-methylcoumarin (MUC) from L-Alanine-7-amino-4-MUC; units nmol per g dry weight soil per hour</w:t>
      </w:r>
    </w:p>
    <w:p w14:paraId="4FEE716D"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Sum_Carbon: Summed activity of enzymes primarily targeted at carbon degradation (BG_nmol_gdw_h + BX_nmol_gdw_h + CB_nmol_gdw_h; units nmol per g dry weight soil per hour</w:t>
      </w:r>
    </w:p>
    <w:p w14:paraId="098235B2"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Sum_Nitrogen: Summed activity of enzymes primarily targeted at nitrogen degradation (NAG_nmol_gdw_h + Leu_nmol_gdw_h + Ala_nmol_gdw_h); units nmol per g dry weight soil per hour</w:t>
      </w:r>
      <w:r w:rsidRPr="00224FE0">
        <w:rPr>
          <w:rFonts w:asciiTheme="minorHAnsi" w:hAnsiTheme="minorHAnsi" w:cs="Courier New"/>
          <w:color w:val="000000" w:themeColor="text1"/>
          <w:sz w:val="24"/>
          <w:szCs w:val="24"/>
        </w:rPr>
        <w:tab/>
      </w:r>
    </w:p>
    <w:p w14:paraId="6352B1FF"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Sum_Phosphorus: Summed activity of enzymes primarily targeted at phosphorus degradation (equals to AP_nmol_gdw_h; units nmol per g dry weight soil per hour</w:t>
      </w:r>
    </w:p>
    <w:p w14:paraId="768376A6"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EEA_C_N: Ratio of Sum_Carbon: Sum_Nitrogen (unitless)</w:t>
      </w:r>
      <w:r w:rsidRPr="00224FE0">
        <w:rPr>
          <w:rFonts w:asciiTheme="minorHAnsi" w:hAnsiTheme="minorHAnsi" w:cs="Courier New"/>
          <w:color w:val="000000" w:themeColor="text1"/>
          <w:sz w:val="24"/>
          <w:szCs w:val="24"/>
        </w:rPr>
        <w:tab/>
      </w:r>
    </w:p>
    <w:p w14:paraId="2C6BB78A"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EEA_C_P: Ratio of Sum_Carbon: Sum_Phosphorus (unitless)</w:t>
      </w:r>
      <w:r w:rsidRPr="00224FE0">
        <w:rPr>
          <w:rFonts w:asciiTheme="minorHAnsi" w:hAnsiTheme="minorHAnsi" w:cs="Courier New"/>
          <w:color w:val="000000" w:themeColor="text1"/>
          <w:sz w:val="24"/>
          <w:szCs w:val="24"/>
        </w:rPr>
        <w:tab/>
      </w:r>
    </w:p>
    <w:p w14:paraId="3B6CFEED"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EEA_N_P: Ratio of Sum_Nitrogen: Sum_Phosphorus (unitless)</w:t>
      </w:r>
      <w:r w:rsidRPr="00224FE0">
        <w:rPr>
          <w:rFonts w:asciiTheme="minorHAnsi" w:hAnsiTheme="minorHAnsi" w:cs="Courier New"/>
          <w:color w:val="000000" w:themeColor="text1"/>
          <w:sz w:val="24"/>
          <w:szCs w:val="24"/>
        </w:rPr>
        <w:tab/>
      </w:r>
    </w:p>
    <w:p w14:paraId="5F7CA31C"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MBC_ug_gdw: microbial biomass carbon measurement (ug C/g dry soil)</w:t>
      </w:r>
    </w:p>
    <w:p w14:paraId="4B8A6148"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MBN_ug_gdw: microbial biomass carbon measurement (ug N/g dry soil)</w:t>
      </w:r>
    </w:p>
    <w:p w14:paraId="16C2E784" w14:textId="77777777" w:rsidR="009B1656" w:rsidRPr="00224FE0"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4. Missing data codes: none</w:t>
      </w:r>
    </w:p>
    <w:p w14:paraId="4E387D0F" w14:textId="77777777" w:rsidR="009B1656" w:rsidRDefault="009B1656" w:rsidP="009B165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5. Specialized formats or other abbreviations used: none</w:t>
      </w:r>
    </w:p>
    <w:p w14:paraId="60FEDFF6" w14:textId="77777777" w:rsidR="009B1656" w:rsidRPr="00224FE0" w:rsidRDefault="009B1656" w:rsidP="009B1656">
      <w:pPr>
        <w:pStyle w:val="PlainText"/>
        <w:rPr>
          <w:rFonts w:asciiTheme="minorHAnsi" w:hAnsiTheme="minorHAnsi" w:cs="Courier New"/>
          <w:color w:val="000000" w:themeColor="text1"/>
          <w:sz w:val="24"/>
          <w:szCs w:val="24"/>
        </w:rPr>
      </w:pPr>
    </w:p>
    <w:p w14:paraId="56A4C083" w14:textId="1326A59E" w:rsidR="00D335D2" w:rsidRPr="00224FE0" w:rsidRDefault="00D335D2" w:rsidP="00D335D2">
      <w:pPr>
        <w:pStyle w:val="PlainText"/>
        <w:rPr>
          <w:rFonts w:asciiTheme="minorHAnsi" w:hAnsiTheme="minorHAnsi" w:cs="Courier New"/>
          <w:color w:val="000000" w:themeColor="text1"/>
          <w:sz w:val="24"/>
          <w:szCs w:val="24"/>
        </w:rPr>
      </w:pPr>
      <w:commentRangeStart w:id="9"/>
      <w:r w:rsidRPr="00224FE0">
        <w:rPr>
          <w:rFonts w:asciiTheme="minorHAnsi" w:hAnsiTheme="minorHAnsi" w:cs="Courier New"/>
          <w:color w:val="000000" w:themeColor="text1"/>
          <w:sz w:val="24"/>
          <w:szCs w:val="24"/>
        </w:rPr>
        <w:t>DATA-SPECIFIC INFORMATION FOR:</w:t>
      </w:r>
      <w:r w:rsidR="008A6286" w:rsidRPr="00224FE0">
        <w:rPr>
          <w:rFonts w:asciiTheme="minorHAnsi" w:hAnsiTheme="minorHAnsi" w:cs="Courier New"/>
          <w:color w:val="000000" w:themeColor="text1"/>
          <w:sz w:val="24"/>
          <w:szCs w:val="24"/>
        </w:rPr>
        <w:t xml:space="preserve"> </w:t>
      </w:r>
      <w:r w:rsidR="008A6286" w:rsidRPr="00224FE0">
        <w:rPr>
          <w:rFonts w:asciiTheme="minorHAnsi" w:hAnsiTheme="minorHAnsi"/>
          <w:color w:val="000000" w:themeColor="text1"/>
          <w:sz w:val="24"/>
          <w:szCs w:val="24"/>
        </w:rPr>
        <w:t>SoilMicrobiomeSFA_prosser-time-series</w:t>
      </w:r>
      <w:r w:rsidRPr="00224FE0">
        <w:rPr>
          <w:rFonts w:asciiTheme="minorHAnsi" w:hAnsiTheme="minorHAnsi" w:cs="Courier New"/>
          <w:color w:val="000000" w:themeColor="text1"/>
          <w:sz w:val="24"/>
          <w:szCs w:val="24"/>
        </w:rPr>
        <w:t xml:space="preserve">_MicroResp.csv </w:t>
      </w:r>
      <w:commentRangeEnd w:id="9"/>
      <w:r w:rsidRPr="00224FE0">
        <w:rPr>
          <w:rStyle w:val="CommentReference"/>
          <w:rFonts w:asciiTheme="minorHAnsi" w:hAnsiTheme="minorHAnsi" w:cs="Courier New"/>
          <w:color w:val="000000" w:themeColor="text1"/>
          <w:sz w:val="24"/>
          <w:szCs w:val="24"/>
        </w:rPr>
        <w:commentReference w:id="9"/>
      </w:r>
    </w:p>
    <w:p w14:paraId="097A4ED7" w14:textId="7C371F4B"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lastRenderedPageBreak/>
        <w:t>1. Number of variables: 2</w:t>
      </w:r>
      <w:r w:rsidR="00F10368" w:rsidRPr="00224FE0">
        <w:rPr>
          <w:rFonts w:asciiTheme="minorHAnsi" w:hAnsiTheme="minorHAnsi" w:cs="Courier New"/>
          <w:color w:val="000000" w:themeColor="text1"/>
          <w:sz w:val="24"/>
          <w:szCs w:val="24"/>
        </w:rPr>
        <w:t>3</w:t>
      </w:r>
    </w:p>
    <w:p w14:paraId="342F3B23" w14:textId="754DDEC6"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2. Number of cases/rows: 19</w:t>
      </w:r>
      <w:r w:rsidR="009B2FFC">
        <w:rPr>
          <w:rFonts w:asciiTheme="minorHAnsi" w:hAnsiTheme="minorHAnsi" w:cs="Courier New"/>
          <w:color w:val="000000" w:themeColor="text1"/>
          <w:sz w:val="24"/>
          <w:szCs w:val="24"/>
        </w:rPr>
        <w:t>660</w:t>
      </w:r>
      <w:r w:rsidRPr="00224FE0">
        <w:rPr>
          <w:rFonts w:asciiTheme="minorHAnsi" w:hAnsiTheme="minorHAnsi" w:cs="Courier New"/>
          <w:color w:val="000000" w:themeColor="text1"/>
          <w:sz w:val="24"/>
          <w:szCs w:val="24"/>
        </w:rPr>
        <w:t xml:space="preserve"> (including header)</w:t>
      </w:r>
    </w:p>
    <w:p w14:paraId="787C8031" w14:textId="77777777" w:rsidR="00F10368"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3. Variable List: </w:t>
      </w:r>
    </w:p>
    <w:p w14:paraId="7DDD7943" w14:textId="5999B333"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Sample_cat: unique Soils SFA identifier (format SM####)</w:t>
      </w:r>
    </w:p>
    <w:p w14:paraId="3481FA13"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Collection_date: date of sample collection </w:t>
      </w:r>
      <w:commentRangeStart w:id="10"/>
      <w:r w:rsidRPr="00224FE0">
        <w:rPr>
          <w:rFonts w:asciiTheme="minorHAnsi" w:hAnsiTheme="minorHAnsi" w:cs="Courier New"/>
          <w:color w:val="000000" w:themeColor="text1"/>
          <w:sz w:val="24"/>
          <w:szCs w:val="24"/>
        </w:rPr>
        <w:t>(YYYY-MM-DD)</w:t>
      </w:r>
      <w:commentRangeEnd w:id="10"/>
      <w:r w:rsidRPr="00224FE0">
        <w:rPr>
          <w:rStyle w:val="CommentReference"/>
          <w:rFonts w:asciiTheme="minorHAnsi" w:hAnsiTheme="minorHAnsi" w:cs="Courier New"/>
          <w:color w:val="000000" w:themeColor="text1"/>
          <w:sz w:val="24"/>
          <w:szCs w:val="24"/>
        </w:rPr>
        <w:commentReference w:id="10"/>
      </w:r>
    </w:p>
    <w:p w14:paraId="6F813227" w14:textId="77777777" w:rsidR="004613DE" w:rsidRPr="00224FE0" w:rsidRDefault="004613DE" w:rsidP="004613DE">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Geo_loc_name: The geographical origin of the sample as defined by the country or sea name followed by specific region name. (Country: State, City) [USA: Washington, Prosser]</w:t>
      </w:r>
    </w:p>
    <w:p w14:paraId="4A6DF4BC" w14:textId="77777777" w:rsidR="004613DE" w:rsidRPr="00224FE0" w:rsidRDefault="004613DE" w:rsidP="004613DE">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Latitude: latitude origin of sample. (decimal degrees in the WGS84 system) [46.25]</w:t>
      </w:r>
    </w:p>
    <w:p w14:paraId="257B3113" w14:textId="69FA4C73" w:rsidR="004613DE" w:rsidRPr="00224FE0" w:rsidRDefault="004613DE"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Longitude: longitude origin of sample. (decimal degrees in the WGS84 system) [-119.73]</w:t>
      </w:r>
    </w:p>
    <w:p w14:paraId="7963729B"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Plot: unique numeric plot ID (1,25,27,40,46,57,8,13,28, 33, 48, 53</w:t>
      </w:r>
    </w:p>
    <w:p w14:paraId="77309DFD"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Irrigation_trmt_pct: irrigation treatment level by relative % water application (25, 100)</w:t>
      </w:r>
    </w:p>
    <w:p w14:paraId="1F29F284" w14:textId="77777777" w:rsidR="00D335D2" w:rsidRPr="00224FE0" w:rsidRDefault="00D335D2" w:rsidP="00D335D2">
      <w:pPr>
        <w:pStyle w:val="PlainText"/>
        <w:rPr>
          <w:ins w:id="11" w:author="Sheridan, Shannon A" w:date="2026-01-28T20:36:00Z" w16du:dateUtc="2026-01-28T20:36:54Z"/>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Irrigation_trmt_cat: irrigation treatment level by category (T1 = 100%, T4 = 25%)</w:t>
      </w:r>
    </w:p>
    <w:p w14:paraId="5108B379" w14:textId="77777777" w:rsidR="00584BE0" w:rsidRPr="00224FE0" w:rsidRDefault="00584BE0" w:rsidP="00584BE0">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Cultivar: Tall Wheatgrass cultivar (categorical) [Jose]</w:t>
      </w:r>
    </w:p>
    <w:p w14:paraId="55DA014C" w14:textId="77777777" w:rsidR="00584BE0" w:rsidRPr="00224FE0" w:rsidRDefault="00584BE0" w:rsidP="00584BE0">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Block: field block identifier where plot is located (numeric) [1-3]</w:t>
      </w:r>
    </w:p>
    <w:p w14:paraId="2770A05F" w14:textId="77777777" w:rsidR="00584BE0" w:rsidRPr="00224FE0" w:rsidRDefault="00584BE0" w:rsidP="00584BE0">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Rep: treatment replicate identifier at field site (numeric) [1-6]</w:t>
      </w:r>
    </w:p>
    <w:p w14:paraId="26C5153C" w14:textId="77777777" w:rsidR="00584BE0" w:rsidRPr="00224FE0" w:rsidRDefault="00584BE0" w:rsidP="00584BE0">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Depth_cm: depth of soil sampled (numeric range in cm) [0_15]</w:t>
      </w:r>
    </w:p>
    <w:p w14:paraId="27497252"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gdw_well: g dry soil in each well of 96-deepwell plate</w:t>
      </w:r>
    </w:p>
    <w:p w14:paraId="47B36863"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Timepoint: End point of the measurement period in hours (5 or 24)</w:t>
      </w:r>
    </w:p>
    <w:p w14:paraId="48B88B6F"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Substrate: Chemical compound added to each technical replicate in the assay (Water, Methyl_oleate, Phenylethylamine, Glutamic_acid, D-Cellobiose, D-Trehalose, L-Leucine, D-Glucose, Citric_acid, Cellulose, D-Fructose, Lactic_acid, Glucosamine_hydrochloride, Chitosan, Oxalic_acid, L-Glutamine, Tween40, D-Xylose, Salicylic_acid, Chitin, L-Alanine, Vanillic_acid, Lignin, Glycine, Malic_acid, Hemicellulose, BSA, Diethylamine, L-Arginine, GABA, </w:t>
      </w:r>
      <w:r w:rsidRPr="00224FE0">
        <w:rPr>
          <w:rFonts w:asciiTheme="minorHAnsi" w:hAnsiTheme="minorHAnsi" w:cs="Courier New"/>
          <w:color w:val="000000" w:themeColor="text1"/>
          <w:sz w:val="24"/>
          <w:szCs w:val="24"/>
        </w:rPr>
        <w:tab/>
        <w:t>N-Acetyl-D-glucosamine, Succinic_acid)</w:t>
      </w:r>
    </w:p>
    <w:p w14:paraId="6ACA099F" w14:textId="191A740C"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Substrate_category:</w:t>
      </w:r>
      <w:r w:rsidR="007963EA">
        <w:rPr>
          <w:rFonts w:asciiTheme="minorHAnsi" w:hAnsiTheme="minorHAnsi" w:cs="Courier New"/>
          <w:color w:val="000000" w:themeColor="text1"/>
          <w:sz w:val="24"/>
          <w:szCs w:val="24"/>
        </w:rPr>
        <w:t xml:space="preserve"> </w:t>
      </w:r>
      <w:r w:rsidRPr="00224FE0">
        <w:rPr>
          <w:rFonts w:asciiTheme="minorHAnsi" w:hAnsiTheme="minorHAnsi" w:cs="Courier New"/>
          <w:color w:val="000000" w:themeColor="text1"/>
          <w:sz w:val="24"/>
          <w:szCs w:val="24"/>
        </w:rPr>
        <w:t>Categorical chemical class each substrate belongs to (control,</w:t>
      </w:r>
      <w:r w:rsidRPr="00224FE0">
        <w:rPr>
          <w:rFonts w:asciiTheme="minorHAnsi" w:hAnsiTheme="minorHAnsi"/>
          <w:color w:val="000000" w:themeColor="text1"/>
          <w:sz w:val="24"/>
          <w:szCs w:val="24"/>
        </w:rPr>
        <w:tab/>
      </w:r>
      <w:r w:rsidRPr="00224FE0">
        <w:rPr>
          <w:rFonts w:asciiTheme="minorHAnsi" w:hAnsiTheme="minorHAnsi" w:cs="Courier New"/>
          <w:color w:val="000000" w:themeColor="text1"/>
          <w:sz w:val="24"/>
          <w:szCs w:val="24"/>
        </w:rPr>
        <w:t>plant wax ester, amine, amino acid A, carbohydrate, amino acid D, carboxylic acids, polymer, amino acid B, fatty acid ester, phenolic, amino acid C, protein, signaling molecule)</w:t>
      </w:r>
    </w:p>
    <w:p w14:paraId="63E012F8"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Substrate_formula: Chemical Formula of substrate- indicates the proportionate number of atoms of each element</w:t>
      </w:r>
    </w:p>
    <w:p w14:paraId="264497D3" w14:textId="02A669CC"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Substrate_NOSC: Average nominal oxidation state of carbon in the substrate calculated according to the formula: NOSC= 4 -{4C + H - 3N - 2O}/{C} (numeric)</w:t>
      </w:r>
    </w:p>
    <w:p w14:paraId="30814A6D"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Molar_mass: Molar mass of each substrate (numeric)</w:t>
      </w:r>
    </w:p>
    <w:p w14:paraId="6B110A17"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Substrate_solubility: Solubility of each substrate in water at 20oC (mixed units- either categorical (na, insoluble or infinite) or numeric (g per 100g water)</w:t>
      </w:r>
    </w:p>
    <w:p w14:paraId="07BD1409"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mgC_per_well: mg of carbon added to each technical replicate in the assay (numeric)</w:t>
      </w:r>
    </w:p>
    <w:p w14:paraId="7BB66486"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Normalization: method of data normalization (ngCO2-C_gdw_h = ng of carbon from CO2 respired per g dry weigh soil per hour; ngCO2-C_mgC_h = ng of carbon from CO2 respired per mg of added C from the substrate per hour)</w:t>
      </w:r>
    </w:p>
    <w:p w14:paraId="1F3B5EEB"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SIR: substrate induced respiration; normalized respiration rates, units according to variable Normalization (numeric)</w:t>
      </w:r>
    </w:p>
    <w:p w14:paraId="43B528F9"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4. Missing data codes: none</w:t>
      </w:r>
    </w:p>
    <w:p w14:paraId="50B0B2C4" w14:textId="16432B18" w:rsidR="4887CFDB" w:rsidRDefault="00D335D2" w:rsidP="4887CFDB">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5. Specialized formats or other abbreviations used: na (not applicable) </w:t>
      </w:r>
    </w:p>
    <w:p w14:paraId="049DCDFE" w14:textId="77777777" w:rsidR="00FD44CD" w:rsidRPr="00224FE0" w:rsidRDefault="00FD44CD" w:rsidP="4887CFDB">
      <w:pPr>
        <w:pStyle w:val="PlainText"/>
        <w:rPr>
          <w:ins w:id="12" w:author="Sheridan, Shannon A" w:date="2026-01-28T20:34:00Z" w16du:dateUtc="2026-01-28T20:34:57Z"/>
          <w:rFonts w:asciiTheme="minorHAnsi" w:hAnsiTheme="minorHAnsi" w:cs="Courier New"/>
          <w:color w:val="000000" w:themeColor="text1"/>
          <w:sz w:val="24"/>
          <w:szCs w:val="24"/>
        </w:rPr>
      </w:pPr>
    </w:p>
    <w:p w14:paraId="2FE72D0C" w14:textId="77777777" w:rsidR="00D335D2"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METHODOLOGICAL INFORMATION </w:t>
      </w:r>
    </w:p>
    <w:p w14:paraId="7EBCC06F"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lastRenderedPageBreak/>
        <w:t>Extracellular Enzyme Assays:</w:t>
      </w:r>
    </w:p>
    <w:p w14:paraId="2A2F5365"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Variables: [BG_nmol_gdw_h; BX_nmol_gdw_h; CB_nmol_gdw_h; AP_nmol_gdw_h; NAG_nmol_gdw_h; Leu_nmol_gdw_h; Ala_nmol_gdw_h]</w:t>
      </w:r>
    </w:p>
    <w:p w14:paraId="749F00E9"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Units: [nmol per g dry soil per hour]</w:t>
      </w:r>
    </w:p>
    <w:p w14:paraId="12F2E5D4"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Potential enzyme activity of six methylumbelliferone (MUB) linked hydrolytic enzymes and four methylcoumarin (MUC) linked peptidases involved in C and N cycling were measured. The five MUB-linked enzymes include: ß-glucosidase (BG, hydrolyzes cellobiose into glucose), ß-xylosidase (BX, degrades hemicellulose), cellobiohydrolase (CB, degrades cellulose, is an exocellulase), acid phosphatase (AP, hydrolyses organic phosphates), and N-acetyl-ß-D-glucosaminidase (NAG, breaks down chitin and peptidoglycan, and hydrolyses glucosamine from chitobiose). The two MUC-linked peptidases include: Leucine aminopeptidase (Leu, hydrolyses leucine residues), alanine aminopeptidase (Ala, hydrolyses N-terminal alanine residues). Substrate concentrations were 400um in well for all enzymes except AP at 800um.</w:t>
      </w:r>
    </w:p>
    <w:p w14:paraId="0B67C12C"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To measure potential enzymatic activity, 1 gram of soil was homogenized in 100mL of 100mM Tris buffer at pH of 7.91. Eight analytical replicates of homogenate per sample per substrate were aliquoted to costar black 96-well plates containing substrates. All plates were incubated in the dark, at room temperature. After 1 and 3 hours of incubation, samples were read using a fluorometer (360nm excitation and 460 nm emission). Analysis included a MUB/MUC curve, substrate controls, and homogenate controls for each sample. Prior to analysis, the Michaelis constant (Km) and linearity of the reactions were confirmed. Enzymatic activity was calculated as µmol enzyme g-1 dry soil h-1. Activities were calculated according to German et al. 2011 except that net fluorescence, quenching, and emission coefficients were calculated at 1 and 3 hours, and activity was then calculated by the difference between the two measurements. It is important to note that this assay measures potential rates. Potential enzyme assays are run under saturating substrate concentrations, and in a soil slurry which maximizes physical dispersion of both enzymes and substrates and therefore do not reflect the rate of the reaction occurring in a soil, but rather the size of the enzyme pool.   </w:t>
      </w:r>
    </w:p>
    <w:p w14:paraId="266A6F95"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(Citations: https://doi.org/10.1016/j.soilbio.2011.03.017; https://doi.org/10.1016/j.soilbio.2011.11.002; https://doi.org/10.1016/j.soilbio.2019.107561, https://doi.org/10.1093/ismejo/wraf250)</w:t>
      </w:r>
    </w:p>
    <w:p w14:paraId="5C475C40" w14:textId="77777777" w:rsidR="004478C6" w:rsidRPr="00224FE0" w:rsidRDefault="004478C6" w:rsidP="004478C6">
      <w:pPr>
        <w:pStyle w:val="PlainText"/>
        <w:rPr>
          <w:rFonts w:asciiTheme="minorHAnsi" w:hAnsiTheme="minorHAnsi" w:cs="Courier New"/>
          <w:color w:val="000000" w:themeColor="text1"/>
          <w:sz w:val="24"/>
          <w:szCs w:val="24"/>
        </w:rPr>
      </w:pPr>
    </w:p>
    <w:p w14:paraId="38AAFB23"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Microbial Biomass Carbon and Nitrogen:</w:t>
      </w:r>
    </w:p>
    <w:p w14:paraId="1271392C" w14:textId="77777777" w:rsidR="004478C6" w:rsidRPr="00224FE0"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[Variables: MBC_ug_gdw, MBN_ug_gdw, MBC_MBN] </w:t>
      </w:r>
    </w:p>
    <w:p w14:paraId="1CAAFD17" w14:textId="77777777" w:rsidR="004478C6" w:rsidRDefault="004478C6"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Note: Data for these three variables is also included in a related data package (Soil_Biogeochemistry). All reported values are identical and redundant across the two data packages. </w:t>
      </w:r>
    </w:p>
    <w:p w14:paraId="2223F3D9" w14:textId="0E9F0E13"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We used a sequential chloroform fumigation extraction (CFE) method for salt extractable and microbial biomass C and N pool quantification.  Using a 50 mL conical tube, 8g subsamples were shaken horizontally at 200 rpm at room temperature for 2 hours in 24mL of 0.5M K2SO4. After, subsamples were centrifuged at 3,220 x g for 20 minutes. Then, the supernatant was filtered through quantitative ashless filter paper (Whatman No. 42), which had been pre-leached three times with 0.5 M K2SO4 and one time with ultrapure </w:t>
      </w:r>
      <w:r w:rsidRPr="00224FE0">
        <w:rPr>
          <w:rFonts w:asciiTheme="minorHAnsi" w:hAnsiTheme="minorHAnsi" w:cs="Courier New"/>
          <w:color w:val="000000" w:themeColor="text1"/>
          <w:sz w:val="24"/>
          <w:szCs w:val="24"/>
        </w:rPr>
        <w:lastRenderedPageBreak/>
        <w:t xml:space="preserve">water. Two to three drops of phosphoric acid were added to the filtrate for preservation then frozen in -20°C for storage until total organic carbon (TOC) and total nitrogen (TN) analysis. The same initial 8 g of soil pellet was then reused in sequence to measure microbial biomass carbon (MBC) and microbial biomass nitrogen (MBN). Two milliliters of ethanol-free chloroform (VWR# BJ049-1L) was added to each subsample and incubated at room temperature in the dark for 24 hrs. Chloroform was allowed to evaporate from the samples for 48 hours. The 0.5 M K2SO4 extraction was then repeated according to the same protocol. </w:t>
      </w:r>
    </w:p>
    <w:p w14:paraId="15A3A6FC" w14:textId="72A2D8EF" w:rsidR="007963EA" w:rsidRPr="00224FE0" w:rsidRDefault="007963EA" w:rsidP="004478C6">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Acidified extracts were diluted 10X with 0.05M HCl and were analyzed with a Vario TOC Cube analyzer (elementar, Germany) or TOC-L/TNM-L (Shimadzu, Columbia, Maryland) to quantify non-purgeable organic C and TN. Process blanks were carried through the same extraction and handling procedure and analyzed alongside the samples. A carbon + nitrogen standard curve of potassium hydrogen phthalate (0-10ppm) and potassium nitrate (0-5 ppm) was run at the start and end of each batch of samples and check standards were run every 10 samples). The total amount of TOC and TN in blanks was subtracted from the TOC and TN in sample extracts to account for background levels of C and N contamination. (Citations:  https://doi.org/10.1007/s003740050030; https://doi.org/10.1016/j.scitotenv.2021.150514) </w:t>
      </w:r>
    </w:p>
    <w:p w14:paraId="42A63E9C" w14:textId="77777777" w:rsidR="004478C6" w:rsidRPr="00224FE0" w:rsidRDefault="004478C6" w:rsidP="00D335D2">
      <w:pPr>
        <w:pStyle w:val="PlainText"/>
        <w:rPr>
          <w:rFonts w:asciiTheme="minorHAnsi" w:hAnsiTheme="minorHAnsi" w:cs="Courier New"/>
          <w:color w:val="000000" w:themeColor="text1"/>
          <w:sz w:val="24"/>
          <w:szCs w:val="24"/>
        </w:rPr>
      </w:pPr>
    </w:p>
    <w:p w14:paraId="76DD43AC" w14:textId="62EF99C1" w:rsidR="00D335D2" w:rsidRPr="00224FE0" w:rsidRDefault="009B1656" w:rsidP="00D335D2">
      <w:pPr>
        <w:pStyle w:val="PlainText"/>
        <w:rPr>
          <w:rFonts w:asciiTheme="minorHAnsi" w:hAnsiTheme="minorHAnsi" w:cs="Courier New"/>
          <w:color w:val="000000" w:themeColor="text1"/>
          <w:sz w:val="24"/>
          <w:szCs w:val="24"/>
        </w:rPr>
      </w:pPr>
      <w:r>
        <w:rPr>
          <w:rFonts w:asciiTheme="minorHAnsi" w:hAnsiTheme="minorHAnsi" w:cs="Courier New"/>
          <w:color w:val="000000" w:themeColor="text1"/>
          <w:sz w:val="24"/>
          <w:szCs w:val="24"/>
        </w:rPr>
        <w:t xml:space="preserve">Microresp Assays: </w:t>
      </w:r>
      <w:r w:rsidR="00D335D2" w:rsidRPr="00224FE0">
        <w:rPr>
          <w:rFonts w:asciiTheme="minorHAnsi" w:hAnsiTheme="minorHAnsi" w:cs="Courier New"/>
          <w:color w:val="000000" w:themeColor="text1"/>
          <w:sz w:val="24"/>
          <w:szCs w:val="24"/>
        </w:rPr>
        <w:t>Variables [Timepoint, Substrate, Substrate_category, Substrate_formula, Substrate_NOSC, Molar_mass, Substrate_solubility, mgC_per_well, Normalization, SIR]</w:t>
      </w:r>
    </w:p>
    <w:p w14:paraId="217A11C6" w14:textId="1C338410"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We leveraged the MicroResp (The James Hutton Institute) system to assay substrate induced respiration for 31 substrates selected to represent common root exudates and soil biopolymers, plus a water only control. Each substrate was assayed in triplicate in 96-deepwell plates. ~40g of 2mm sieved and homogenized soil from each sample was added to each plate (0.45g/well) with enough solution to reach 60% WHC. After leaving the samples uncovered for 30min to allow the escape of CO2 produced from abiotic reactions the plates were sealed with sealing mats. Absorbance at T0 at 570nm of a 96 well plate containing 150</w:t>
      </w:r>
      <w:r w:rsidR="00224FE0">
        <w:rPr>
          <w:rFonts w:asciiTheme="minorHAnsi" w:hAnsiTheme="minorHAnsi" w:cs="Courier New"/>
          <w:color w:val="000000" w:themeColor="text1"/>
          <w:sz w:val="24"/>
          <w:szCs w:val="24"/>
        </w:rPr>
        <w:t xml:space="preserve">µL </w:t>
      </w:r>
      <w:r w:rsidRPr="00224FE0">
        <w:rPr>
          <w:rFonts w:asciiTheme="minorHAnsi" w:hAnsiTheme="minorHAnsi" w:cs="Courier New"/>
          <w:color w:val="000000" w:themeColor="text1"/>
          <w:sz w:val="24"/>
          <w:szCs w:val="24"/>
        </w:rPr>
        <w:t>Cresol Red pH indicator gel (12.5ug/mL Cresol Red. 150mM potassium chloride, 2.5mM sodium bicarbonate, 1% purified agar) was read using a plate reader (BioTek Synergy HT plate</w:t>
      </w:r>
      <w:r w:rsidR="004B329E" w:rsidRPr="00224FE0">
        <w:rPr>
          <w:rFonts w:asciiTheme="minorHAnsi" w:hAnsiTheme="minorHAnsi" w:cs="Courier New"/>
          <w:color w:val="000000" w:themeColor="text1"/>
          <w:sz w:val="24"/>
          <w:szCs w:val="24"/>
        </w:rPr>
        <w:t xml:space="preserve"> </w:t>
      </w:r>
      <w:r w:rsidRPr="00224FE0">
        <w:rPr>
          <w:rFonts w:asciiTheme="minorHAnsi" w:hAnsiTheme="minorHAnsi" w:cs="Courier New"/>
          <w:color w:val="000000" w:themeColor="text1"/>
          <w:sz w:val="24"/>
          <w:szCs w:val="24"/>
        </w:rPr>
        <w:t xml:space="preserve">reader, BioTek Instruments, Inc., Winooski, VT, USA), and then immediately inverted and sealed and clamped onto the deepwell plate. Samples were incubated at room temperature. After 5 hours, the 96 well plate containing pH indicator gel was removed and absorbance at 570nm was read. A new indicator plate was placed onto the deepwell plate and seal system immediately after reading its baseline absorbance, incubated until 24hrs after the start of the assay and then absorbance reading was repeated.  </w:t>
      </w:r>
      <w:ins w:id="13" w:author="Sheridan, Shannon A" w:date="2026-01-28T20:39:00Z">
        <w:r w:rsidR="376029C9" w:rsidRPr="00224FE0">
          <w:rPr>
            <w:rFonts w:asciiTheme="minorHAnsi" w:hAnsiTheme="minorHAnsi" w:cs="Courier New"/>
            <w:color w:val="000000" w:themeColor="text1"/>
            <w:sz w:val="24"/>
            <w:szCs w:val="24"/>
          </w:rPr>
          <w:t>(</w:t>
        </w:r>
      </w:ins>
      <w:r w:rsidRPr="00224FE0">
        <w:rPr>
          <w:rFonts w:asciiTheme="minorHAnsi" w:hAnsiTheme="minorHAnsi" w:cs="Courier New"/>
          <w:color w:val="000000" w:themeColor="text1"/>
          <w:sz w:val="24"/>
          <w:szCs w:val="24"/>
        </w:rPr>
        <w:t xml:space="preserve">Citation: 10.1128/AEM.69.6.3593-3599.2003) </w:t>
      </w:r>
    </w:p>
    <w:p w14:paraId="7748AE4A" w14:textId="77777777" w:rsidR="00945D63" w:rsidRPr="00224FE0" w:rsidRDefault="00945D63" w:rsidP="00D335D2">
      <w:pPr>
        <w:pStyle w:val="PlainText"/>
        <w:rPr>
          <w:rFonts w:asciiTheme="minorHAnsi" w:hAnsiTheme="minorHAnsi" w:cs="Courier New"/>
          <w:color w:val="000000" w:themeColor="text1"/>
          <w:sz w:val="24"/>
          <w:szCs w:val="24"/>
        </w:rPr>
      </w:pPr>
    </w:p>
    <w:p w14:paraId="6308AF2C" w14:textId="77777777" w:rsidR="00D335D2"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2. Methods for processing the data: </w:t>
      </w:r>
    </w:p>
    <w:p w14:paraId="0F75CD91"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Extracellular Enzyme Data Processing:</w:t>
      </w:r>
    </w:p>
    <w:p w14:paraId="355BE0B5"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1. The 1hr unquenched plate from the same date as the samples was used in all calculations for all 1hr sample calculations from that day. The 3hr unquenched plate read </w:t>
      </w:r>
      <w:r w:rsidRPr="00224FE0">
        <w:rPr>
          <w:rFonts w:asciiTheme="minorHAnsi" w:hAnsiTheme="minorHAnsi" w:cs="Courier New"/>
          <w:color w:val="000000" w:themeColor="text1"/>
          <w:sz w:val="24"/>
          <w:szCs w:val="24"/>
        </w:rPr>
        <w:lastRenderedPageBreak/>
        <w:t>from the same date as the samples was used in all calculations for all 3hr sample calculations from that day. </w:t>
      </w:r>
    </w:p>
    <w:p w14:paraId="20C85FF7"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2. The MUB curve was used to calculate BG, BX, CB, AP, and NAG. The MUC curve was used to calculate Leu and Ala.  </w:t>
      </w:r>
    </w:p>
    <w:p w14:paraId="421642E6"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3. Calculate mean fluorescence values across replicate wells. </w:t>
      </w:r>
    </w:p>
    <w:p w14:paraId="6B1145EC"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a. For the unquenched plate calculate the mean fluorescence value for the 8 replicate wells for each substrate. </w:t>
      </w:r>
    </w:p>
    <w:p w14:paraId="10B45CCF"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b. For the unquenched plate calculate the mean fluorescence value for the 2 replicate wells for each concentration of the MUB curve and the MUC curve. </w:t>
      </w:r>
    </w:p>
    <w:p w14:paraId="72591E3A"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c. For each sample plate calculate the mean fluorescence value for the 8 replicate wells for each substrate and soil blank. </w:t>
      </w:r>
    </w:p>
    <w:p w14:paraId="5FE99DA4"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d. For each sample plate calculate the mean fluorescence value for the 2 replicate wells for each concentration of the MUB curve and the MUC curve </w:t>
      </w:r>
    </w:p>
    <w:p w14:paraId="20517F1C"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4. Calculate the slope and the R2 values for the MUB and MUC curves from both unquenched and sample plates. </w:t>
      </w:r>
    </w:p>
    <w:p w14:paraId="7186298A"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5. Calculate the Quench Coefficient for each plate by dividing the slope of the MUB and MUC curves on the sample plate by the slope of the MUB and MUC curve on the unquenched plate. </w:t>
      </w:r>
    </w:p>
    <w:p w14:paraId="42F48134"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6. Calculate the Net Fluorescence (RFU) of each substrate: Net Fluorescence = ((mean fluorescence of the sample – soil blank)/ Quench Coefficient) - mean fluorescence from the unquenched plate </w:t>
      </w:r>
    </w:p>
    <w:p w14:paraId="390D7B49"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7. Calculate the Emission Coefficient (Fluorescence umol-1) for each sample plate: Emission Coefficient = Slope of the MUB or MUC curve from the sample plate / (volume in the standard wells (i.e 250 </w:t>
      </w:r>
      <w:r w:rsidRPr="2C8CF36C">
        <w:t>µ</w:t>
      </w:r>
      <w:r w:rsidRPr="00224FE0">
        <w:rPr>
          <w:rFonts w:asciiTheme="minorHAnsi" w:hAnsiTheme="minorHAnsi" w:cs="Courier New"/>
          <w:color w:val="000000" w:themeColor="text1"/>
          <w:sz w:val="24"/>
          <w:szCs w:val="24"/>
        </w:rPr>
        <w:t xml:space="preserve">l) / 1000 (to convert </w:t>
      </w:r>
      <w:r>
        <w:rPr>
          <w:rFonts w:asciiTheme="minorHAnsi" w:hAnsiTheme="minorHAnsi" w:cs="Courier New"/>
          <w:color w:val="000000" w:themeColor="text1"/>
          <w:sz w:val="24"/>
          <w:szCs w:val="24"/>
        </w:rPr>
        <w:t xml:space="preserve">µL </w:t>
      </w:r>
      <w:r w:rsidRPr="00224FE0">
        <w:rPr>
          <w:rFonts w:asciiTheme="minorHAnsi" w:hAnsiTheme="minorHAnsi" w:cs="Courier New"/>
          <w:color w:val="000000" w:themeColor="text1"/>
          <w:sz w:val="24"/>
          <w:szCs w:val="24"/>
        </w:rPr>
        <w:t>to mL) </w:t>
      </w:r>
    </w:p>
    <w:p w14:paraId="553F7FBA"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8. Calculate the umol MUB or MUC released per g dry soil for both the 1hr plate reads and the 3hr plate reads = (Net Fluorescence x Buffer volume in mL (i.e. 100))/(Emission Coefficient x volume in the well (i.e. 250</w:t>
      </w:r>
      <w:r>
        <w:rPr>
          <w:rFonts w:asciiTheme="minorHAnsi" w:hAnsiTheme="minorHAnsi" w:cs="Courier New"/>
          <w:color w:val="000000" w:themeColor="text1"/>
          <w:sz w:val="24"/>
          <w:szCs w:val="24"/>
        </w:rPr>
        <w:t xml:space="preserve">µL </w:t>
      </w:r>
      <w:r w:rsidRPr="00224FE0">
        <w:rPr>
          <w:rFonts w:asciiTheme="minorHAnsi" w:hAnsiTheme="minorHAnsi" w:cs="Courier New"/>
          <w:color w:val="000000" w:themeColor="text1"/>
          <w:sz w:val="24"/>
          <w:szCs w:val="24"/>
        </w:rPr>
        <w:t>/1000 to convert it to mL) x soil mass in dry weight) </w:t>
      </w:r>
    </w:p>
    <w:p w14:paraId="0013E51B"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9. Calculate the exact elapsed time between the 1hr plate read and the 3hr plate read in hours. </w:t>
      </w:r>
    </w:p>
    <w:p w14:paraId="1648EAD1"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10. Calculate Activity (umol g-1 hr-1) = (umol MUB or MUC released per g dry soil at 3hr - umol MUB or MUC released per g dry soil at 1hr) / elapsed time in hours </w:t>
      </w:r>
    </w:p>
    <w:p w14:paraId="06651BA3"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(Citations: https://doi.org/10.1016/j.soilbio.2011.03.017; https://doi.org/10.1016/j.soilbio.2011.11.002) </w:t>
      </w:r>
    </w:p>
    <w:p w14:paraId="6FE1F6D3" w14:textId="77777777" w:rsidR="007963EA" w:rsidRPr="00224FE0" w:rsidRDefault="007963EA" w:rsidP="007963EA">
      <w:pPr>
        <w:pStyle w:val="PlainText"/>
        <w:rPr>
          <w:rFonts w:asciiTheme="minorHAnsi" w:hAnsiTheme="minorHAnsi" w:cs="Courier New"/>
          <w:color w:val="000000" w:themeColor="text1"/>
          <w:sz w:val="24"/>
          <w:szCs w:val="24"/>
        </w:rPr>
      </w:pPr>
    </w:p>
    <w:p w14:paraId="4AC6F6A7"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Microbial Biomass Carbon and Nitrogen Calculations: Peak areas were converted to ppm using the standard curves and TOC/TN in the process blanks was subtracted from all samples. TOC/TN concentrations were then normalized to the dry mass of soil used for the extraction, after accounting for additional volume in the extraction from water in the soil. The TOC and TN in the samples were then normalized to the dry mass of soil used for the extraction. </w:t>
      </w:r>
    </w:p>
    <w:p w14:paraId="13345433" w14:textId="77777777" w:rsidR="007963EA" w:rsidRDefault="007963EA" w:rsidP="00D335D2">
      <w:pPr>
        <w:pStyle w:val="PlainText"/>
        <w:rPr>
          <w:rFonts w:asciiTheme="minorHAnsi" w:hAnsiTheme="minorHAnsi" w:cs="Courier New"/>
          <w:color w:val="000000" w:themeColor="text1"/>
          <w:sz w:val="24"/>
          <w:szCs w:val="24"/>
        </w:rPr>
      </w:pPr>
    </w:p>
    <w:p w14:paraId="5C359A85" w14:textId="77777777" w:rsidR="007963EA" w:rsidRPr="00224FE0" w:rsidRDefault="007963EA" w:rsidP="00D335D2">
      <w:pPr>
        <w:pStyle w:val="PlainText"/>
        <w:rPr>
          <w:rFonts w:asciiTheme="minorHAnsi" w:hAnsiTheme="minorHAnsi" w:cs="Courier New"/>
          <w:color w:val="000000" w:themeColor="text1"/>
          <w:sz w:val="24"/>
          <w:szCs w:val="24"/>
        </w:rPr>
      </w:pPr>
    </w:p>
    <w:p w14:paraId="5F350772" w14:textId="5608635D" w:rsidR="00D335D2"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lastRenderedPageBreak/>
        <w:t>Calculations: Calculations were done according to the MicroResp system instructions. First readings were normalized against T0 reading by dividing the 5hr reading of each well by the T0 reading and then multiplying by the average absorbance at T0. Absorbance was then converted to %CO2 according to the equation %CO2 = (-0.2265 + -1.606/ (1 + (-6.711 * Absorbance))). The CO2 production rate was calculated according to the formula ug CO2-C/gdw/h = (((%CO2/100) x Head</w:t>
      </w:r>
      <w:r w:rsidR="009010DD" w:rsidRPr="00224FE0">
        <w:rPr>
          <w:rFonts w:asciiTheme="minorHAnsi" w:hAnsiTheme="minorHAnsi" w:cs="Courier New"/>
          <w:color w:val="000000" w:themeColor="text1"/>
          <w:sz w:val="24"/>
          <w:szCs w:val="24"/>
        </w:rPr>
        <w:t>s</w:t>
      </w:r>
      <w:r w:rsidRPr="00224FE0">
        <w:rPr>
          <w:rFonts w:asciiTheme="minorHAnsi" w:hAnsiTheme="minorHAnsi" w:cs="Courier New"/>
          <w:color w:val="000000" w:themeColor="text1"/>
          <w:sz w:val="24"/>
          <w:szCs w:val="24"/>
        </w:rPr>
        <w:t xml:space="preserve">pace volume in </w:t>
      </w:r>
      <w:r w:rsidR="00224FE0">
        <w:rPr>
          <w:rFonts w:asciiTheme="minorHAnsi" w:hAnsiTheme="minorHAnsi" w:cs="Courier New"/>
          <w:color w:val="000000" w:themeColor="text1"/>
          <w:sz w:val="24"/>
          <w:szCs w:val="24"/>
        </w:rPr>
        <w:t xml:space="preserve">µL </w:t>
      </w:r>
      <w:r w:rsidRPr="00224FE0">
        <w:rPr>
          <w:rFonts w:asciiTheme="minorHAnsi" w:hAnsiTheme="minorHAnsi" w:cs="Courier New"/>
          <w:color w:val="000000" w:themeColor="text1"/>
          <w:sz w:val="24"/>
          <w:szCs w:val="24"/>
        </w:rPr>
        <w:t>x (44/22.4) x (12/44) x (273/(273+20))/soil dry weight in g))/incubation time in hours). For readings normalized to mgC added the CO2-C/gdw/h rate was divided by mgC added per g dry weight soil.</w:t>
      </w:r>
    </w:p>
    <w:p w14:paraId="2A12B05B" w14:textId="77777777" w:rsidR="007963EA" w:rsidRPr="00224FE0" w:rsidRDefault="007963EA" w:rsidP="00D335D2">
      <w:pPr>
        <w:pStyle w:val="PlainText"/>
        <w:rPr>
          <w:rFonts w:asciiTheme="minorHAnsi" w:hAnsiTheme="minorHAnsi" w:cs="Courier New"/>
          <w:color w:val="000000" w:themeColor="text1"/>
          <w:sz w:val="24"/>
          <w:szCs w:val="24"/>
        </w:rPr>
      </w:pPr>
    </w:p>
    <w:p w14:paraId="33803F97" w14:textId="77777777" w:rsidR="007963EA"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3. Instrument- or software-specific information needed to interpret the data: none</w:t>
      </w:r>
    </w:p>
    <w:p w14:paraId="2E2499EE" w14:textId="77777777" w:rsidR="007963EA" w:rsidRPr="00224FE0" w:rsidRDefault="007963EA" w:rsidP="007963EA">
      <w:pPr>
        <w:pStyle w:val="PlainText"/>
        <w:rPr>
          <w:rFonts w:asciiTheme="minorHAnsi" w:hAnsiTheme="minorHAnsi" w:cs="Courier New"/>
          <w:color w:val="000000" w:themeColor="text1"/>
          <w:sz w:val="24"/>
          <w:szCs w:val="24"/>
        </w:rPr>
      </w:pPr>
    </w:p>
    <w:p w14:paraId="5A14438B"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4. Standards and calibration information, if appropriate: A standard curve of MUB and MUC were run on each sample plate for EEA assays, standard curves of potassium hydrogen phthalate (0-10ppm) and potassium nitrate (0-5 ppm) were run at the start and end of each batch of samples and check standards were run every 10 samples) for MBC and MBN samples.</w:t>
      </w:r>
    </w:p>
    <w:p w14:paraId="01B3C034" w14:textId="77777777" w:rsidR="007963EA" w:rsidRDefault="007963EA" w:rsidP="00D335D2">
      <w:pPr>
        <w:pStyle w:val="PlainText"/>
        <w:rPr>
          <w:rFonts w:asciiTheme="minorHAnsi" w:hAnsiTheme="minorHAnsi" w:cs="Courier New"/>
          <w:color w:val="000000" w:themeColor="text1"/>
          <w:sz w:val="24"/>
          <w:szCs w:val="24"/>
        </w:rPr>
      </w:pPr>
    </w:p>
    <w:p w14:paraId="6F5322D1" w14:textId="2A044ABB"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5. Environmental/experimental conditions: </w:t>
      </w:r>
    </w:p>
    <w:p w14:paraId="636B95DF"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Field Site Description: </w:t>
      </w:r>
    </w:p>
    <w:p w14:paraId="31618612"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Samples were collected from the Tall Wheatgrass Irrigation Field Trial in Prosser, WA, USA (46.25; -119.73), operated by Washington State University, and described in our previous publications. The site is characterized by marginal soil with low organic matter content (~1.5% at the 5-15cm depth) and pH of 8. Tall wheatgrass (Thinopyrum ponticum),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to October. Each experimental plot is 2.1 m x 10.7 m with a 1.5 m alley between adjacent plots. (Citations: 10.1128/msystems.00099-24; https://doi.org/10.3389/frmbi.2023.1078024; 10.1128/mSystems.00055-19) </w:t>
      </w:r>
    </w:p>
    <w:p w14:paraId="05613643" w14:textId="77777777" w:rsidR="00D335D2" w:rsidRPr="00224FE0" w:rsidRDefault="00D335D2" w:rsidP="00D335D2">
      <w:pPr>
        <w:pStyle w:val="PlainText"/>
        <w:rPr>
          <w:rFonts w:asciiTheme="minorHAnsi" w:hAnsiTheme="minorHAnsi" w:cs="Courier New"/>
          <w:color w:val="000000" w:themeColor="text1"/>
          <w:sz w:val="24"/>
          <w:szCs w:val="24"/>
        </w:rPr>
      </w:pPr>
    </w:p>
    <w:p w14:paraId="7D6B5405"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Soil Collection: </w:t>
      </w:r>
    </w:p>
    <w:p w14:paraId="1983400D" w14:textId="437511AF"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Soil cores were collected on the first Wednesday of each month from June 2023 - June 2024. from plots within 25% and 100% irrigation treatments, including 6 field replicates per treatment. All sampled plots were planted with the Jose cultivar, resulting in n = 6 for each irrigation treatment per collection date. Within each plot, three cores were collected from 0-15cm depth with a 1in diameter soil probe. Triplicate cores were pooled and aseptically broken up and a subsample for RNA was snap frozen in liquid nitrogen (and stored at -80</w:t>
      </w:r>
      <w:r w:rsidR="00945D63" w:rsidRPr="00224FE0">
        <w:rPr>
          <w:rFonts w:asciiTheme="minorHAnsi" w:hAnsiTheme="minorHAnsi" w:cs="Courier New"/>
          <w:color w:val="000000" w:themeColor="text1"/>
          <w:sz w:val="24"/>
          <w:szCs w:val="24"/>
        </w:rPr>
        <w:t>°</w:t>
      </w:r>
      <w:r w:rsidRPr="00224FE0">
        <w:rPr>
          <w:rFonts w:asciiTheme="minorHAnsi" w:hAnsiTheme="minorHAnsi" w:cs="Courier New"/>
          <w:color w:val="000000" w:themeColor="text1"/>
          <w:sz w:val="24"/>
          <w:szCs w:val="24"/>
        </w:rPr>
        <w:t>C prior to RNA extraction). The remaining soil was transported from the field site to the Pacific Northwest National Laboratory (PNNL) on ice for processing. </w:t>
      </w:r>
    </w:p>
    <w:p w14:paraId="5B3CEC57" w14:textId="77777777" w:rsidR="00D335D2" w:rsidRPr="00224FE0" w:rsidRDefault="00D335D2" w:rsidP="00D335D2">
      <w:pPr>
        <w:pStyle w:val="PlainText"/>
        <w:rPr>
          <w:rFonts w:asciiTheme="minorHAnsi" w:hAnsiTheme="minorHAnsi" w:cs="Courier New"/>
          <w:color w:val="000000" w:themeColor="text1"/>
          <w:sz w:val="24"/>
          <w:szCs w:val="24"/>
        </w:rPr>
      </w:pPr>
    </w:p>
    <w:p w14:paraId="4B43B998"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Soil Processing: </w:t>
      </w:r>
    </w:p>
    <w:p w14:paraId="43FFA9B2" w14:textId="31DAA4AE" w:rsidR="007963EA" w:rsidRPr="00224FE0" w:rsidRDefault="00D335D2"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In the laboratory, 2mm sieves were used to homogenize soil and remove large roots and rocks prior to subsampling. All subsampling was completed within 24 hours of sample </w:t>
      </w:r>
      <w:r w:rsidRPr="00224FE0">
        <w:rPr>
          <w:rFonts w:asciiTheme="minorHAnsi" w:hAnsiTheme="minorHAnsi" w:cs="Courier New"/>
          <w:color w:val="000000" w:themeColor="text1"/>
          <w:sz w:val="24"/>
          <w:szCs w:val="24"/>
        </w:rPr>
        <w:lastRenderedPageBreak/>
        <w:t>collection. Subsamples for MicroResp</w:t>
      </w:r>
      <w:r w:rsidR="007963EA">
        <w:rPr>
          <w:rFonts w:asciiTheme="minorHAnsi" w:hAnsiTheme="minorHAnsi" w:cs="Courier New"/>
          <w:color w:val="000000" w:themeColor="text1"/>
          <w:sz w:val="24"/>
          <w:szCs w:val="24"/>
        </w:rPr>
        <w:t xml:space="preserve"> and </w:t>
      </w:r>
      <w:r w:rsidR="007963EA" w:rsidRPr="00224FE0">
        <w:rPr>
          <w:rFonts w:asciiTheme="minorHAnsi" w:hAnsiTheme="minorHAnsi" w:cs="Courier New"/>
          <w:color w:val="000000" w:themeColor="text1"/>
          <w:sz w:val="24"/>
          <w:szCs w:val="24"/>
        </w:rPr>
        <w:t>Microbial Biomass Carbon and Nitrogen</w:t>
      </w:r>
      <w:r w:rsidRPr="00224FE0">
        <w:rPr>
          <w:rFonts w:asciiTheme="minorHAnsi" w:hAnsiTheme="minorHAnsi" w:cs="Courier New"/>
          <w:color w:val="000000" w:themeColor="text1"/>
          <w:sz w:val="24"/>
          <w:szCs w:val="24"/>
        </w:rPr>
        <w:t xml:space="preserve"> were stored at 4</w:t>
      </w:r>
      <w:r w:rsidR="00855D2C" w:rsidRPr="00224FE0">
        <w:rPr>
          <w:rFonts w:asciiTheme="minorHAnsi" w:hAnsiTheme="minorHAnsi" w:cs="Courier New"/>
          <w:color w:val="000000" w:themeColor="text1"/>
          <w:sz w:val="24"/>
          <w:szCs w:val="24"/>
        </w:rPr>
        <w:t>°</w:t>
      </w:r>
      <w:r w:rsidRPr="00224FE0">
        <w:rPr>
          <w:rFonts w:asciiTheme="minorHAnsi" w:hAnsiTheme="minorHAnsi" w:cs="Courier New"/>
          <w:color w:val="000000" w:themeColor="text1"/>
          <w:sz w:val="24"/>
          <w:szCs w:val="24"/>
        </w:rPr>
        <w:t>C until further analysis within 1 week of sample collection.</w:t>
      </w:r>
      <w:r w:rsidR="007963EA">
        <w:rPr>
          <w:rFonts w:asciiTheme="minorHAnsi" w:hAnsiTheme="minorHAnsi" w:cs="Courier New"/>
          <w:color w:val="000000" w:themeColor="text1"/>
          <w:sz w:val="24"/>
          <w:szCs w:val="24"/>
        </w:rPr>
        <w:t xml:space="preserve"> </w:t>
      </w:r>
      <w:r w:rsidR="007963EA" w:rsidRPr="00224FE0">
        <w:rPr>
          <w:rFonts w:asciiTheme="minorHAnsi" w:hAnsiTheme="minorHAnsi" w:cs="Courier New"/>
          <w:color w:val="000000" w:themeColor="text1"/>
          <w:sz w:val="24"/>
          <w:szCs w:val="24"/>
        </w:rPr>
        <w:t>Samples for Extracellular Enzyme Assays were stored at -20°C until processing.</w:t>
      </w:r>
    </w:p>
    <w:p w14:paraId="60B04339" w14:textId="77777777" w:rsidR="00D335D2" w:rsidRPr="00224FE0" w:rsidRDefault="00D335D2" w:rsidP="00D335D2">
      <w:pPr>
        <w:pStyle w:val="PlainText"/>
        <w:rPr>
          <w:rFonts w:asciiTheme="minorHAnsi" w:hAnsiTheme="minorHAnsi" w:cs="Courier New"/>
          <w:color w:val="000000" w:themeColor="text1"/>
          <w:sz w:val="24"/>
          <w:szCs w:val="24"/>
        </w:rPr>
      </w:pPr>
    </w:p>
    <w:p w14:paraId="650FBF97" w14:textId="4D47090C" w:rsidR="00D335D2"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6. Describe any quality-assurance procedures performed on the data: </w:t>
      </w:r>
    </w:p>
    <w:p w14:paraId="54CB1B79" w14:textId="28242834"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Raw plate reads for the enzyme assays </w:t>
      </w:r>
      <w:r>
        <w:rPr>
          <w:rFonts w:asciiTheme="minorHAnsi" w:hAnsiTheme="minorHAnsi" w:cs="Courier New"/>
          <w:color w:val="000000" w:themeColor="text1"/>
          <w:sz w:val="24"/>
          <w:szCs w:val="24"/>
        </w:rPr>
        <w:t xml:space="preserve">and MicroResp </w:t>
      </w:r>
      <w:r w:rsidRPr="00224FE0">
        <w:rPr>
          <w:rFonts w:asciiTheme="minorHAnsi" w:hAnsiTheme="minorHAnsi" w:cs="Courier New"/>
          <w:color w:val="000000" w:themeColor="text1"/>
          <w:sz w:val="24"/>
          <w:szCs w:val="24"/>
        </w:rPr>
        <w:t>were checked for extreme outliers within the well replicates and omitted from calculations.</w:t>
      </w:r>
    </w:p>
    <w:p w14:paraId="0EE9C58E" w14:textId="77777777" w:rsidR="007963EA" w:rsidRPr="00224FE0" w:rsidRDefault="007963EA" w:rsidP="007963EA">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Data from carbon and nitrogen analyses were checked for negative values which indicate that sample concentrations were lower than process blanks or controls. Negative values were converted to zeros for analyses but could also be considered below the detection limit.</w:t>
      </w:r>
    </w:p>
    <w:p w14:paraId="6F596D83" w14:textId="77777777" w:rsidR="007963EA" w:rsidRPr="00224FE0" w:rsidRDefault="007963EA" w:rsidP="00D335D2">
      <w:pPr>
        <w:pStyle w:val="PlainText"/>
        <w:rPr>
          <w:rFonts w:asciiTheme="minorHAnsi" w:hAnsiTheme="minorHAnsi" w:cs="Courier New"/>
          <w:color w:val="000000" w:themeColor="text1"/>
          <w:sz w:val="24"/>
          <w:szCs w:val="24"/>
        </w:rPr>
      </w:pPr>
    </w:p>
    <w:p w14:paraId="283602F0"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7. People involved with sample collection, processing, analysis and/or submission: Sheryl Bell, Amy Zimmerman, Regan McDearis, Evan Warburton, Sharon Zhao, Vanessa Garayburu-Caruso, Kali Cornwell, Gregory Martin, Mischelle Schutz</w:t>
      </w:r>
    </w:p>
    <w:p w14:paraId="26EA3D55" w14:textId="77777777" w:rsidR="00D335D2" w:rsidRPr="00224FE0" w:rsidRDefault="00D335D2" w:rsidP="00D335D2">
      <w:pPr>
        <w:pStyle w:val="PlainText"/>
        <w:rPr>
          <w:rFonts w:asciiTheme="minorHAnsi" w:hAnsiTheme="minorHAnsi" w:cs="Courier New"/>
          <w:color w:val="000000" w:themeColor="text1"/>
          <w:sz w:val="24"/>
          <w:szCs w:val="24"/>
        </w:rPr>
      </w:pPr>
    </w:p>
    <w:p w14:paraId="033FB947"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highlight w:val="green"/>
        </w:rPr>
        <w:t>SHARING/ACCESS INFORMATION</w:t>
      </w:r>
    </w:p>
    <w:p w14:paraId="3EB392A3"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1. Licenses/restrictions placed on the data: This work is marked with CC0 1.0: https://creativecommons.org/publicdomain/zero/1.0/. The authors do request that you appropriately cite the dataset when referencing or re-using the dataset.</w:t>
      </w:r>
    </w:p>
    <w:p w14:paraId="0A0D59C0"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2. Links to publications that cite or </w:t>
      </w:r>
      <w:commentRangeStart w:id="14"/>
      <w:r w:rsidRPr="00224FE0">
        <w:rPr>
          <w:rFonts w:asciiTheme="minorHAnsi" w:hAnsiTheme="minorHAnsi" w:cs="Courier New"/>
          <w:color w:val="000000" w:themeColor="text1"/>
          <w:sz w:val="24"/>
          <w:szCs w:val="24"/>
        </w:rPr>
        <w:t>use the dat</w:t>
      </w:r>
      <w:commentRangeEnd w:id="14"/>
      <w:r w:rsidRPr="00224FE0">
        <w:rPr>
          <w:rStyle w:val="CommentReference"/>
          <w:rFonts w:asciiTheme="minorHAnsi" w:hAnsiTheme="minorHAnsi" w:cs="Courier New"/>
          <w:color w:val="000000" w:themeColor="text1"/>
          <w:sz w:val="24"/>
          <w:szCs w:val="24"/>
        </w:rPr>
        <w:commentReference w:id="14"/>
      </w:r>
      <w:r w:rsidRPr="00224FE0">
        <w:rPr>
          <w:rFonts w:asciiTheme="minorHAnsi" w:hAnsiTheme="minorHAnsi" w:cs="Courier New"/>
          <w:color w:val="000000" w:themeColor="text1"/>
          <w:sz w:val="24"/>
          <w:szCs w:val="24"/>
        </w:rPr>
        <w:t xml:space="preserve">a: </w:t>
      </w:r>
    </w:p>
    <w:p w14:paraId="3D38DFC2"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3. Links to other publicly accessible locations of the data: </w:t>
      </w:r>
    </w:p>
    <w:p w14:paraId="49ECFA7B"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4. Links/relationships to ancillary data sets: </w:t>
      </w:r>
    </w:p>
    <w:p w14:paraId="235214D5"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highlight w:val="green"/>
        </w:rPr>
        <w:t>Need to add links to Biogeochemistry, 16S and ITS data sets</w:t>
      </w:r>
    </w:p>
    <w:p w14:paraId="1EF5E22F" w14:textId="77777777"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5. Was data derived from another source? no</w:t>
      </w:r>
    </w:p>
    <w:p w14:paraId="59D97397" w14:textId="48372D5F" w:rsidR="00D335D2" w:rsidRPr="00224FE0" w:rsidRDefault="00D335D2" w:rsidP="00D335D2">
      <w:pPr>
        <w:pStyle w:val="PlainText"/>
        <w:rPr>
          <w:rFonts w:asciiTheme="minorHAnsi" w:hAnsiTheme="minorHAnsi" w:cs="Courier New"/>
          <w:color w:val="000000" w:themeColor="text1"/>
          <w:sz w:val="24"/>
          <w:szCs w:val="24"/>
        </w:rPr>
      </w:pPr>
      <w:r w:rsidRPr="00224FE0">
        <w:rPr>
          <w:rFonts w:asciiTheme="minorHAnsi" w:hAnsiTheme="minorHAnsi" w:cs="Courier New"/>
          <w:color w:val="000000" w:themeColor="text1"/>
          <w:sz w:val="24"/>
          <w:szCs w:val="24"/>
        </w:rPr>
        <w:t xml:space="preserve">6. Recommended citation for this dataset: Authors. Date. Title of Dataset. [Data Set] PNNL DataHub. </w:t>
      </w:r>
      <w:commentRangeStart w:id="15"/>
      <w:r w:rsidRPr="00224FE0">
        <w:rPr>
          <w:rFonts w:asciiTheme="minorHAnsi" w:hAnsiTheme="minorHAnsi" w:cs="Courier New"/>
          <w:color w:val="000000" w:themeColor="text1"/>
          <w:sz w:val="24"/>
          <w:szCs w:val="24"/>
        </w:rPr>
        <w:t xml:space="preserve">DOI </w:t>
      </w:r>
      <w:commentRangeEnd w:id="15"/>
      <w:r w:rsidRPr="00224FE0">
        <w:rPr>
          <w:rStyle w:val="CommentReference"/>
          <w:rFonts w:asciiTheme="minorHAnsi" w:hAnsiTheme="minorHAnsi" w:cs="Courier New"/>
          <w:color w:val="000000" w:themeColor="text1"/>
          <w:sz w:val="24"/>
          <w:szCs w:val="24"/>
        </w:rPr>
        <w:commentReference w:id="15"/>
      </w:r>
      <w:r w:rsidRPr="00224FE0">
        <w:rPr>
          <w:rFonts w:asciiTheme="minorHAnsi" w:hAnsiTheme="minorHAnsi" w:cs="Courier New"/>
          <w:color w:val="000000" w:themeColor="text1"/>
          <w:sz w:val="24"/>
          <w:szCs w:val="24"/>
        </w:rPr>
        <w:t>link</w:t>
      </w:r>
    </w:p>
    <w:sectPr w:rsidR="00D335D2" w:rsidRPr="00224FE0" w:rsidSect="00D335D2">
      <w:pgSz w:w="12240" w:h="15840"/>
      <w:pgMar w:top="1440" w:right="1502" w:bottom="1440" w:left="15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ridan, Shannon A" w:date="2026-01-28T12:34:00Z" w:initials="SS">
    <w:p w14:paraId="27BA6BE1" w14:textId="0AC19B56" w:rsidR="00621F0A" w:rsidRDefault="002E0EEB">
      <w:r>
        <w:annotationRef/>
      </w:r>
      <w:r w:rsidRPr="0BF92F00">
        <w:t>note to add DOIs</w:t>
      </w:r>
    </w:p>
  </w:comment>
  <w:comment w:id="1" w:author="Sheridan, Shannon A" w:date="2026-01-28T12:40:00Z" w:initials="SS">
    <w:p w14:paraId="68227493" w14:textId="77777777" w:rsidR="009B1656" w:rsidRDefault="009B1656">
      <w:r>
        <w:annotationRef/>
      </w:r>
      <w:r w:rsidRPr="4A3C64D4">
        <w:t>Ah, found it. Is there a reason this is separate below the methodology information?</w:t>
      </w:r>
    </w:p>
  </w:comment>
  <w:comment w:id="2" w:author="Sheridan, Shannon A" w:date="2026-01-28T12:44:00Z" w:initials="SS">
    <w:p w14:paraId="0CDF1A3A" w14:textId="77777777" w:rsidR="009B1656" w:rsidRDefault="009B1656">
      <w:r>
        <w:annotationRef/>
      </w:r>
      <w:r w:rsidRPr="126D9685">
        <w:t>I'm going to guess it's because the methodology is different. So then my question would be, should these be in the same data package, or two separate ones? I'm assuming you've already thought this through since you did such a good job of organizing the rest. Just checking!</w:t>
      </w:r>
    </w:p>
  </w:comment>
  <w:comment w:id="3" w:author="Bell, Sheryl L" w:date="2026-02-04T13:59:00Z" w:initials="BSL">
    <w:p w14:paraId="497C545B" w14:textId="77777777" w:rsidR="00DA385F" w:rsidRDefault="00DA385F" w:rsidP="00DA385F">
      <w:r>
        <w:rPr>
          <w:rStyle w:val="CommentReference"/>
        </w:rPr>
        <w:annotationRef/>
      </w:r>
      <w:r>
        <w:rPr>
          <w:sz w:val="20"/>
          <w:szCs w:val="20"/>
        </w:rPr>
        <w:t>I've restructured to put all the data specific information and then the methods together in their correct sections</w:t>
      </w:r>
    </w:p>
  </w:comment>
  <w:comment w:id="4" w:author="Sheridan, Shannon A" w:date="2026-01-28T12:40:00Z" w:initials="SS">
    <w:p w14:paraId="65FDC8FB" w14:textId="77777777" w:rsidR="009B1656" w:rsidRDefault="009B1656">
      <w:r>
        <w:annotationRef/>
      </w:r>
      <w:r w:rsidRPr="3E568EDD">
        <w:t>same date thing. Sorry to be so repetitive</w:t>
      </w:r>
    </w:p>
  </w:comment>
  <w:comment w:id="5" w:author="Sheridan, Shannon A" w:date="2026-01-28T12:41:00Z" w:initials="SS">
    <w:p w14:paraId="541441F0" w14:textId="77777777" w:rsidR="009B1656" w:rsidRDefault="009B1656">
      <w:r>
        <w:annotationRef/>
      </w:r>
      <w:r w:rsidRPr="4D0A51D8">
        <w:t>Irrigation is spelled wrong in the actual column header</w:t>
      </w:r>
    </w:p>
  </w:comment>
  <w:comment w:id="6" w:author="Bell, Sheryl L" w:date="2026-02-04T10:36:00Z" w:initials="BSL">
    <w:p w14:paraId="28327E96" w14:textId="77777777" w:rsidR="009B1656" w:rsidRDefault="009B1656" w:rsidP="007663A6">
      <w:r>
        <w:rPr>
          <w:rStyle w:val="CommentReference"/>
        </w:rPr>
        <w:annotationRef/>
      </w:r>
      <w:r>
        <w:rPr>
          <w:sz w:val="20"/>
          <w:szCs w:val="20"/>
        </w:rPr>
        <w:t>fixed in data file</w:t>
      </w:r>
    </w:p>
  </w:comment>
  <w:comment w:id="7" w:author="Sheridan, Shannon A" w:date="2026-01-28T12:42:00Z" w:initials="SS">
    <w:p w14:paraId="342F17A3" w14:textId="77777777" w:rsidR="009B1656" w:rsidRDefault="009B1656">
      <w:r>
        <w:annotationRef/>
      </w:r>
      <w:r w:rsidRPr="1405CA7A">
        <w:t>For this and all the following variables concerned about release - what's the unit of measurement?</w:t>
      </w:r>
    </w:p>
  </w:comment>
  <w:comment w:id="8" w:author="Bell, Sheryl L" w:date="2026-02-04T10:37:00Z" w:initials="BSL">
    <w:p w14:paraId="0DAA8536" w14:textId="77777777" w:rsidR="009B1656" w:rsidRDefault="009B1656" w:rsidP="0072556B">
      <w:r>
        <w:rPr>
          <w:rStyle w:val="CommentReference"/>
        </w:rPr>
        <w:annotationRef/>
      </w:r>
      <w:r>
        <w:rPr>
          <w:sz w:val="20"/>
          <w:szCs w:val="20"/>
        </w:rPr>
        <w:t>added units</w:t>
      </w:r>
    </w:p>
  </w:comment>
  <w:comment w:id="9" w:author="Sheridan, Shannon A" w:date="2026-01-28T12:35:00Z" w:initials="SS">
    <w:p w14:paraId="72AFFA1C" w14:textId="57BBBB45" w:rsidR="00621F0A" w:rsidRDefault="002E0EEB">
      <w:r>
        <w:annotationRef/>
      </w:r>
      <w:r w:rsidRPr="70B31A67">
        <w:t>Appears to be missing the EEA data-specific iformation</w:t>
      </w:r>
    </w:p>
  </w:comment>
  <w:comment w:id="10" w:author="Sheridan, Shannon A" w:date="2026-01-28T12:36:00Z" w:initials="SS">
    <w:p w14:paraId="02C7CC57" w14:textId="077DF5BC" w:rsidR="00621F0A" w:rsidRDefault="002E0EEB">
      <w:r>
        <w:annotationRef/>
      </w:r>
      <w:r w:rsidRPr="7605B95E">
        <w:t>same autocorrecting issue</w:t>
      </w:r>
    </w:p>
  </w:comment>
  <w:comment w:id="14" w:author="Sheridan, Shannon A" w:date="2026-01-28T12:43:00Z" w:initials="SS">
    <w:p w14:paraId="033DC8DA" w14:textId="226FCE1D" w:rsidR="00621F0A" w:rsidRDefault="002E0EEB">
      <w:r>
        <w:annotationRef/>
      </w:r>
      <w:r w:rsidRPr="6CD74614">
        <w:t>Shannon</w:t>
      </w:r>
    </w:p>
  </w:comment>
  <w:comment w:id="15" w:author="Sheridan, Shannon A" w:date="2026-01-28T12:43:00Z" w:initials="SS">
    <w:p w14:paraId="2BB6B9AA" w14:textId="213DF278" w:rsidR="00621F0A" w:rsidRDefault="002E0EEB">
      <w:r>
        <w:annotationRef/>
      </w:r>
      <w:r w:rsidRPr="6DF8D303">
        <w:t>Shannon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A6BE1" w15:done="0"/>
  <w15:commentEx w15:paraId="68227493" w15:done="1"/>
  <w15:commentEx w15:paraId="0CDF1A3A" w15:paraIdParent="68227493" w15:done="1"/>
  <w15:commentEx w15:paraId="497C545B" w15:paraIdParent="68227493" w15:done="1"/>
  <w15:commentEx w15:paraId="65FDC8FB" w15:done="0"/>
  <w15:commentEx w15:paraId="541441F0" w15:done="1"/>
  <w15:commentEx w15:paraId="28327E96" w15:paraIdParent="541441F0" w15:done="1"/>
  <w15:commentEx w15:paraId="342F17A3" w15:done="1"/>
  <w15:commentEx w15:paraId="0DAA8536" w15:paraIdParent="342F17A3" w15:done="1"/>
  <w15:commentEx w15:paraId="72AFFA1C" w15:done="1"/>
  <w15:commentEx w15:paraId="02C7CC57" w15:done="0"/>
  <w15:commentEx w15:paraId="033DC8DA" w15:done="0"/>
  <w15:commentEx w15:paraId="2BB6B9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EB485" w16cex:dateUtc="2026-01-28T20:34:00Z"/>
  <w16cex:commentExtensible w16cex:durableId="5B3AC29B" w16cex:dateUtc="2026-01-28T20:40:00Z"/>
  <w16cex:commentExtensible w16cex:durableId="4BF61633" w16cex:dateUtc="2026-01-28T20:44:00Z"/>
  <w16cex:commentExtensible w16cex:durableId="68B01B46" w16cex:dateUtc="2026-02-04T21:59:00Z"/>
  <w16cex:commentExtensible w16cex:durableId="510B5563" w16cex:dateUtc="2026-01-28T20:40:00Z"/>
  <w16cex:commentExtensible w16cex:durableId="46899391" w16cex:dateUtc="2026-01-28T20:41:00Z"/>
  <w16cex:commentExtensible w16cex:durableId="77EC7A5A" w16cex:dateUtc="2026-02-04T18:36:00Z"/>
  <w16cex:commentExtensible w16cex:durableId="68AC42FC" w16cex:dateUtc="2026-01-28T20:42:00Z"/>
  <w16cex:commentExtensible w16cex:durableId="76933EB5" w16cex:dateUtc="2026-02-04T18:37:00Z"/>
  <w16cex:commentExtensible w16cex:durableId="33BBA919" w16cex:dateUtc="2026-01-28T20:35:00Z"/>
  <w16cex:commentExtensible w16cex:durableId="57FD4D2E" w16cex:dateUtc="2026-01-28T20:36:00Z"/>
  <w16cex:commentExtensible w16cex:durableId="14D3B636" w16cex:dateUtc="2026-01-28T20:43:00Z"/>
  <w16cex:commentExtensible w16cex:durableId="3C0A42DA" w16cex:dateUtc="2026-01-28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A6BE1" w16cid:durableId="566EB485"/>
  <w16cid:commentId w16cid:paraId="68227493" w16cid:durableId="5B3AC29B"/>
  <w16cid:commentId w16cid:paraId="0CDF1A3A" w16cid:durableId="4BF61633"/>
  <w16cid:commentId w16cid:paraId="497C545B" w16cid:durableId="68B01B46"/>
  <w16cid:commentId w16cid:paraId="65FDC8FB" w16cid:durableId="510B5563"/>
  <w16cid:commentId w16cid:paraId="541441F0" w16cid:durableId="46899391"/>
  <w16cid:commentId w16cid:paraId="28327E96" w16cid:durableId="77EC7A5A"/>
  <w16cid:commentId w16cid:paraId="342F17A3" w16cid:durableId="68AC42FC"/>
  <w16cid:commentId w16cid:paraId="0DAA8536" w16cid:durableId="76933EB5"/>
  <w16cid:commentId w16cid:paraId="72AFFA1C" w16cid:durableId="33BBA919"/>
  <w16cid:commentId w16cid:paraId="02C7CC57" w16cid:durableId="57FD4D2E"/>
  <w16cid:commentId w16cid:paraId="033DC8DA" w16cid:durableId="14D3B636"/>
  <w16cid:commentId w16cid:paraId="2BB6B9AA" w16cid:durableId="3C0A42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ridan, Shannon A">
    <w15:presenceInfo w15:providerId="AD" w15:userId="S::shannon.sheridan@pnnl.gov::251dae4d-defd-4a25-97bc-d17e7e16fcdc"/>
  </w15:person>
  <w15:person w15:author="Bell, Sheryl L">
    <w15:presenceInfo w15:providerId="AD" w15:userId="S::sheryl.bell@pnnl.gov::19bc1f7b-bd62-4848-8ee0-09da9d73a6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0E"/>
    <w:rsid w:val="000B593A"/>
    <w:rsid w:val="002162B0"/>
    <w:rsid w:val="00217DF4"/>
    <w:rsid w:val="00224FE0"/>
    <w:rsid w:val="002F3525"/>
    <w:rsid w:val="0032394C"/>
    <w:rsid w:val="00413817"/>
    <w:rsid w:val="004478C6"/>
    <w:rsid w:val="004613DE"/>
    <w:rsid w:val="004B329E"/>
    <w:rsid w:val="004C1535"/>
    <w:rsid w:val="005826B2"/>
    <w:rsid w:val="00584BE0"/>
    <w:rsid w:val="005B63FB"/>
    <w:rsid w:val="005D5BC3"/>
    <w:rsid w:val="00605802"/>
    <w:rsid w:val="00621F0A"/>
    <w:rsid w:val="006D7CE3"/>
    <w:rsid w:val="00721C0E"/>
    <w:rsid w:val="0072556B"/>
    <w:rsid w:val="007663A6"/>
    <w:rsid w:val="007963EA"/>
    <w:rsid w:val="0079783B"/>
    <w:rsid w:val="008528A7"/>
    <w:rsid w:val="00855D2C"/>
    <w:rsid w:val="008A5F4A"/>
    <w:rsid w:val="008A6286"/>
    <w:rsid w:val="008C562C"/>
    <w:rsid w:val="009010DD"/>
    <w:rsid w:val="00945D63"/>
    <w:rsid w:val="009B1656"/>
    <w:rsid w:val="009B2FFC"/>
    <w:rsid w:val="00A57D0E"/>
    <w:rsid w:val="00AE1A99"/>
    <w:rsid w:val="00B4093D"/>
    <w:rsid w:val="00B428B8"/>
    <w:rsid w:val="00B8338B"/>
    <w:rsid w:val="00C54AD8"/>
    <w:rsid w:val="00C841CE"/>
    <w:rsid w:val="00CF1486"/>
    <w:rsid w:val="00D335D2"/>
    <w:rsid w:val="00DA385F"/>
    <w:rsid w:val="00E1470A"/>
    <w:rsid w:val="00EC046B"/>
    <w:rsid w:val="00EE3806"/>
    <w:rsid w:val="00F10368"/>
    <w:rsid w:val="00F56A1B"/>
    <w:rsid w:val="00FA3519"/>
    <w:rsid w:val="00FD44CD"/>
    <w:rsid w:val="01B6B8C0"/>
    <w:rsid w:val="02DEFC61"/>
    <w:rsid w:val="039E4CD3"/>
    <w:rsid w:val="0D7CC893"/>
    <w:rsid w:val="162438F6"/>
    <w:rsid w:val="180AF91B"/>
    <w:rsid w:val="1947C01A"/>
    <w:rsid w:val="21E9EC35"/>
    <w:rsid w:val="2349E3A8"/>
    <w:rsid w:val="2C15F888"/>
    <w:rsid w:val="376029C9"/>
    <w:rsid w:val="381138C2"/>
    <w:rsid w:val="4843DD9C"/>
    <w:rsid w:val="4887CFDB"/>
    <w:rsid w:val="65501DBF"/>
    <w:rsid w:val="6CBB2FC9"/>
    <w:rsid w:val="6CD49E6B"/>
    <w:rsid w:val="7EF1D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623F9"/>
  <w15:chartTrackingRefBased/>
  <w15:docId w15:val="{0E76EC67-0B3B-A84D-96F2-F96B1471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B3121"/>
    <w:rPr>
      <w:rFonts w:ascii="Consolas" w:hAnsi="Consolas" w:cs="Consolas"/>
      <w:sz w:val="21"/>
      <w:szCs w:val="21"/>
    </w:rPr>
  </w:style>
  <w:style w:type="character" w:customStyle="1" w:styleId="PlainTextChar">
    <w:name w:val="Plain Text Char"/>
    <w:basedOn w:val="DefaultParagraphFont"/>
    <w:link w:val="PlainText"/>
    <w:uiPriority w:val="99"/>
    <w:rsid w:val="003B3121"/>
    <w:rPr>
      <w:rFonts w:ascii="Consolas" w:hAnsi="Consolas" w:cs="Consolas"/>
      <w:sz w:val="21"/>
      <w:szCs w:val="21"/>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663A6"/>
    <w:rPr>
      <w:b/>
      <w:bCs/>
    </w:rPr>
  </w:style>
  <w:style w:type="character" w:customStyle="1" w:styleId="CommentSubjectChar">
    <w:name w:val="Comment Subject Char"/>
    <w:basedOn w:val="CommentTextChar"/>
    <w:link w:val="CommentSubject"/>
    <w:uiPriority w:val="99"/>
    <w:semiHidden/>
    <w:rsid w:val="007663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fa5596f2e4479d6b6a0b5cc9905d5496">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8e7100eb0d44ae244c7ebf5c36cb8911"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37cd1d-6a01-4017-b72b-5df7838ed999">
      <Terms xmlns="http://schemas.microsoft.com/office/infopath/2007/PartnerControls"/>
    </lcf76f155ced4ddcb4097134ff3c332f>
    <TaxCatchAll xmlns="5cece13e-3376-4417-9525-be60b11a89a8" xsi:nil="true"/>
    <pic xmlns="2a37cd1d-6a01-4017-b72b-5df7838ed999" xsi:nil="true"/>
  </documentManagement>
</p:properties>
</file>

<file path=customXml/itemProps1.xml><?xml version="1.0" encoding="utf-8"?>
<ds:datastoreItem xmlns:ds="http://schemas.openxmlformats.org/officeDocument/2006/customXml" ds:itemID="{9D8B1457-17C8-42B7-9EEC-3B07AEEBF12B}">
  <ds:schemaRefs>
    <ds:schemaRef ds:uri="http://schemas.microsoft.com/sharepoint/v3/contenttype/forms"/>
  </ds:schemaRefs>
</ds:datastoreItem>
</file>

<file path=customXml/itemProps2.xml><?xml version="1.0" encoding="utf-8"?>
<ds:datastoreItem xmlns:ds="http://schemas.openxmlformats.org/officeDocument/2006/customXml" ds:itemID="{7F77E251-B384-41EC-BD81-6AA4B51084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1275AD-414E-4D76-8EFA-C1709EF76796}">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3088</Words>
  <Characters>18254</Characters>
  <Application>Microsoft Office Word</Application>
  <DocSecurity>0</DocSecurity>
  <Lines>338</Lines>
  <Paragraphs>164</Paragraphs>
  <ScaleCrop>false</ScaleCrop>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Sheryl L</dc:creator>
  <cp:keywords/>
  <dc:description/>
  <cp:lastModifiedBy>Bell, Sheryl L</cp:lastModifiedBy>
  <cp:revision>39</cp:revision>
  <dcterms:created xsi:type="dcterms:W3CDTF">2025-12-05T19:08:00Z</dcterms:created>
  <dcterms:modified xsi:type="dcterms:W3CDTF">2026-03-23T21:55:00Z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0x010100564BF1EED8066142A4AB9FA894223E64</vt:lpwstr>
  </property>
  <property fmtid="{D5CDD505-2E9C-101B-9397-08002B2CF9AE}" pid="4" name="docLang">
    <vt:lpwstr>en</vt:lpwstr>
  </property>
</Properties>
</file>