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BAB9" w14:textId="1B869CB6" w:rsidR="00FE1AE1" w:rsidRPr="00D514F7" w:rsidRDefault="00FE1AE1" w:rsidP="00474B4A">
      <w:pPr>
        <w:pStyle w:val="Heading2"/>
        <w:spacing w:line="276" w:lineRule="auto"/>
        <w:rPr>
          <w:color w:val="D9D9D9" w:themeColor="background1" w:themeShade="D9"/>
        </w:rPr>
      </w:pPr>
      <w:r w:rsidRPr="00D514F7">
        <w:rPr>
          <w:color w:val="D9D9D9" w:themeColor="background1" w:themeShade="D9"/>
        </w:rPr>
        <w:t>Copy-paste this template into a .txt or markdown file. Do NOT use a word document for your final README</w:t>
      </w:r>
      <w:r w:rsidR="00913130" w:rsidRPr="00D514F7">
        <w:rPr>
          <w:color w:val="D9D9D9" w:themeColor="background1" w:themeShade="D9"/>
        </w:rPr>
        <w:t>. Questions? Email Shannon.sheridan@pnnl.gov</w:t>
      </w:r>
    </w:p>
    <w:p w14:paraId="2954BA07" w14:textId="77777777" w:rsidR="00FE1AE1" w:rsidRDefault="00FE1AE1" w:rsidP="00474B4A">
      <w:pPr>
        <w:spacing w:line="276" w:lineRule="auto"/>
      </w:pPr>
    </w:p>
    <w:p w14:paraId="1777A4AF" w14:textId="04F32A7B" w:rsidR="005F4FCE" w:rsidRDefault="005F4FCE" w:rsidP="00474B4A">
      <w:pPr>
        <w:spacing w:line="276" w:lineRule="auto"/>
      </w:pPr>
      <w:r>
        <w:t xml:space="preserve">This </w:t>
      </w:r>
      <w:r w:rsidR="00D514F7">
        <w:t>Soil Microbiome SFA A3.1 Prosser Time Series</w:t>
      </w:r>
      <w:r>
        <w:t xml:space="preserve"> </w:t>
      </w:r>
      <w:commentRangeStart w:id="0"/>
      <w:commentRangeStart w:id="1"/>
      <w:r w:rsidR="00D514F7">
        <w:t>GENERAL</w:t>
      </w:r>
      <w:r>
        <w:t xml:space="preserve"> </w:t>
      </w:r>
      <w:commentRangeEnd w:id="0"/>
      <w:r>
        <w:rPr>
          <w:rStyle w:val="CommentReference"/>
          <w:sz w:val="24"/>
          <w:szCs w:val="24"/>
        </w:rPr>
        <w:commentReference w:id="0"/>
      </w:r>
      <w:commentRangeEnd w:id="1"/>
      <w:r>
        <w:rPr>
          <w:rStyle w:val="CommentReference"/>
          <w:sz w:val="24"/>
          <w:szCs w:val="24"/>
        </w:rPr>
        <w:commentReference w:id="1"/>
      </w:r>
      <w:r>
        <w:t xml:space="preserve">readme.txt file was generated on </w:t>
      </w:r>
      <w:r w:rsidRPr="6AD489B3">
        <w:rPr>
          <w:highlight w:val="yellow"/>
        </w:rPr>
        <w:t>YYYY-MM-DD by NAME</w:t>
      </w:r>
    </w:p>
    <w:p w14:paraId="5CDA7C17" w14:textId="77777777" w:rsidR="005F4FCE" w:rsidRDefault="005F4FCE" w:rsidP="00474B4A">
      <w:pPr>
        <w:spacing w:line="276" w:lineRule="auto"/>
      </w:pPr>
    </w:p>
    <w:p w14:paraId="17BAC12C" w14:textId="71006C23" w:rsidR="005F4FCE" w:rsidRDefault="005F4FCE" w:rsidP="00474B4A">
      <w:pPr>
        <w:spacing w:line="276" w:lineRule="auto"/>
      </w:pPr>
      <w:r>
        <w:t xml:space="preserve">GENERAL INFORMATION </w:t>
      </w:r>
    </w:p>
    <w:p w14:paraId="4EA0B134" w14:textId="0E61F7B6" w:rsidR="005F4FCE" w:rsidRDefault="005F4FCE" w:rsidP="00474B4A">
      <w:pPr>
        <w:spacing w:line="276" w:lineRule="auto"/>
      </w:pPr>
      <w:r>
        <w:t xml:space="preserve">1. Title of Dataset: </w:t>
      </w:r>
      <w:commentRangeStart w:id="2"/>
      <w:r w:rsidR="0037028E">
        <w:t>A3.1 Prosser Time Series &lt;&lt;</w:t>
      </w:r>
      <w:r w:rsidR="0037028E" w:rsidRPr="435E1D2C">
        <w:rPr>
          <w:highlight w:val="yellow"/>
        </w:rPr>
        <w:t>DATATYPE</w:t>
      </w:r>
      <w:r w:rsidR="0037028E">
        <w:t>&gt;&gt; Data</w:t>
      </w:r>
      <w:commentRangeEnd w:id="2"/>
      <w:r>
        <w:rPr>
          <w:rStyle w:val="CommentReference"/>
          <w:sz w:val="24"/>
          <w:szCs w:val="24"/>
        </w:rPr>
        <w:commentReference w:id="2"/>
      </w:r>
    </w:p>
    <w:p w14:paraId="05BAF8ED" w14:textId="1B9FB1E3" w:rsidR="005F4FCE" w:rsidRDefault="005F4FCE" w:rsidP="00474B4A">
      <w:pPr>
        <w:spacing w:line="276" w:lineRule="auto"/>
      </w:pPr>
      <w:r>
        <w:t xml:space="preserve">2. Principal Researcher: </w:t>
      </w:r>
    </w:p>
    <w:p w14:paraId="70EC5830" w14:textId="58780B75" w:rsidR="005F4FCE" w:rsidRDefault="005F4FCE" w:rsidP="00474B4A">
      <w:pPr>
        <w:spacing w:line="276" w:lineRule="auto"/>
      </w:pPr>
      <w:r>
        <w:tab/>
        <w:t xml:space="preserve">Name: </w:t>
      </w:r>
      <w:r w:rsidR="007D3E12">
        <w:t>Kirsten Hofmockel</w:t>
      </w:r>
    </w:p>
    <w:p w14:paraId="36001D34" w14:textId="77777777" w:rsidR="005F4FCE" w:rsidRDefault="005F4FCE" w:rsidP="00474B4A">
      <w:pPr>
        <w:spacing w:line="276" w:lineRule="auto"/>
      </w:pPr>
      <w:r>
        <w:tab/>
        <w:t xml:space="preserve">Institution: Pacific Northwest National Laboratory </w:t>
      </w:r>
    </w:p>
    <w:p w14:paraId="3D6D1FCB" w14:textId="2F8E84F3" w:rsidR="005F4FCE" w:rsidRDefault="005F4FCE" w:rsidP="00474B4A">
      <w:pPr>
        <w:spacing w:line="276" w:lineRule="auto"/>
      </w:pPr>
      <w:r>
        <w:tab/>
        <w:t xml:space="preserve">Email: </w:t>
      </w:r>
      <w:hyperlink r:id="rId12" w:history="1">
        <w:r w:rsidR="00C67D4D" w:rsidRPr="00BA0310">
          <w:rPr>
            <w:rStyle w:val="Hyperlink"/>
          </w:rPr>
          <w:t>kirsten.hofmockel@pnnl.gov</w:t>
        </w:r>
      </w:hyperlink>
    </w:p>
    <w:p w14:paraId="18F61CE6" w14:textId="4BB12420" w:rsidR="00C67D4D" w:rsidRDefault="00C67D4D" w:rsidP="00474B4A">
      <w:pPr>
        <w:spacing w:line="276" w:lineRule="auto"/>
        <w:ind w:firstLine="720"/>
      </w:pPr>
      <w:r>
        <w:t>ORCID:</w:t>
      </w:r>
      <w:r w:rsidR="0090459F" w:rsidRPr="0090459F">
        <w:t xml:space="preserve"> </w:t>
      </w:r>
      <w:r w:rsidR="0090459F" w:rsidRPr="000B2B91">
        <w:t>0000-0003-1586-2167</w:t>
      </w:r>
    </w:p>
    <w:p w14:paraId="1E6988AA" w14:textId="77777777" w:rsidR="005F4FCE" w:rsidRDefault="005F4FCE" w:rsidP="00474B4A">
      <w:pPr>
        <w:spacing w:line="276" w:lineRule="auto"/>
      </w:pPr>
    </w:p>
    <w:p w14:paraId="51AC9409" w14:textId="77777777" w:rsidR="005F4FCE" w:rsidRDefault="005F4FCE" w:rsidP="00474B4A">
      <w:pPr>
        <w:spacing w:line="276" w:lineRule="auto"/>
      </w:pPr>
      <w:r>
        <w:t xml:space="preserve">3. Additional </w:t>
      </w:r>
      <w:commentRangeStart w:id="3"/>
      <w:r w:rsidRPr="003C55BF">
        <w:t xml:space="preserve">Author </w:t>
      </w:r>
      <w:commentRangeEnd w:id="3"/>
      <w:r w:rsidR="0053155D" w:rsidRPr="003C55BF">
        <w:rPr>
          <w:rStyle w:val="CommentReference"/>
          <w:sz w:val="24"/>
          <w:szCs w:val="24"/>
        </w:rPr>
        <w:commentReference w:id="3"/>
      </w:r>
      <w:r w:rsidRPr="003C55BF">
        <w:t>Contact</w:t>
      </w:r>
      <w:r>
        <w:t xml:space="preserve"> Information</w:t>
      </w:r>
    </w:p>
    <w:p w14:paraId="64B7F289" w14:textId="55AF2278" w:rsidR="005F4FCE" w:rsidRDefault="005F4FCE" w:rsidP="00474B4A">
      <w:pPr>
        <w:spacing w:line="276" w:lineRule="auto"/>
      </w:pPr>
      <w:r>
        <w:tab/>
        <w:t xml:space="preserve">Name: </w:t>
      </w:r>
      <w:r w:rsidR="00556F47">
        <w:t>Sheryl Bell</w:t>
      </w:r>
    </w:p>
    <w:p w14:paraId="7FE066BB" w14:textId="77777777" w:rsidR="005F4FCE" w:rsidRDefault="005F4FCE" w:rsidP="00474B4A">
      <w:pPr>
        <w:spacing w:line="276" w:lineRule="auto"/>
      </w:pPr>
      <w:r>
        <w:tab/>
        <w:t xml:space="preserve">Institution: Pacific Northwest National Laboratory </w:t>
      </w:r>
    </w:p>
    <w:p w14:paraId="5ED20287" w14:textId="3DE08BAB" w:rsidR="005F4FCE" w:rsidRDefault="005F4FCE" w:rsidP="00474B4A">
      <w:pPr>
        <w:spacing w:line="276" w:lineRule="auto"/>
      </w:pPr>
      <w:r>
        <w:tab/>
        <w:t>Email:</w:t>
      </w:r>
      <w:r w:rsidR="00556F47">
        <w:t xml:space="preserve"> </w:t>
      </w:r>
      <w:hyperlink r:id="rId13" w:history="1">
        <w:r w:rsidR="00556F47" w:rsidRPr="00932A61">
          <w:rPr>
            <w:rStyle w:val="Hyperlink"/>
          </w:rPr>
          <w:t>Sheryl.bell@pnnl.gov</w:t>
        </w:r>
      </w:hyperlink>
      <w:r w:rsidR="00556F47">
        <w:t xml:space="preserve"> </w:t>
      </w:r>
    </w:p>
    <w:p w14:paraId="49CEE53E" w14:textId="773F454C" w:rsidR="00C67D4D" w:rsidRDefault="00C67D4D" w:rsidP="00474B4A">
      <w:pPr>
        <w:spacing w:line="276" w:lineRule="auto"/>
      </w:pPr>
      <w:r>
        <w:tab/>
        <w:t>ORCID:</w:t>
      </w:r>
      <w:r w:rsidR="00D3564D" w:rsidRPr="00D3564D">
        <w:t xml:space="preserve"> 0000-0001-8445-1375</w:t>
      </w:r>
    </w:p>
    <w:p w14:paraId="39B7D2C7" w14:textId="77777777" w:rsidR="005F4FCE" w:rsidRDefault="005F4FCE" w:rsidP="00474B4A">
      <w:pPr>
        <w:spacing w:line="276" w:lineRule="auto"/>
      </w:pPr>
    </w:p>
    <w:p w14:paraId="5C1DFF0C" w14:textId="3B536335" w:rsidR="005F4FCE" w:rsidRDefault="005F4FCE" w:rsidP="0185BB3B">
      <w:pPr>
        <w:spacing w:line="276" w:lineRule="auto"/>
        <w:rPr>
          <w:rFonts w:ascii="Aptos" w:eastAsia="Aptos" w:hAnsi="Aptos" w:cs="Aptos"/>
        </w:rPr>
      </w:pPr>
      <w:r>
        <w:t xml:space="preserve">4. Information about funding sources supporting the data: </w:t>
      </w:r>
      <w:del w:id="4" w:author="Sheridan, Shannon A" w:date="2026-01-20T17:25:00Z">
        <w:r w:rsidDel="005F4FCE">
          <w:delText xml:space="preserve">DOE BER GSP Soil Microbiome SFA, FWP </w:delText>
        </w:r>
        <w:r w:rsidDel="007D3E12">
          <w:delText>70880</w:delText>
        </w:r>
      </w:del>
      <w:ins w:id="5" w:author="Sheridan, Shannon A" w:date="2026-01-20T17:25:00Z">
        <w:r w:rsidR="7CA98080" w:rsidRPr="0185BB3B">
          <w:rPr>
            <w:rFonts w:ascii="Aptos" w:eastAsia="Aptos" w:hAnsi="Aptos" w:cs="Aptos"/>
          </w:rPr>
          <w:t xml:space="preserve"> This program is supported by the U. S. Department of Energy, Office of Science, Office of Biological and Environmental Research, through the Genomic Science Program, under FWP 70880.</w:t>
        </w:r>
      </w:ins>
    </w:p>
    <w:p w14:paraId="05CE58A3" w14:textId="77777777" w:rsidR="005F4FCE" w:rsidRDefault="005F4FCE" w:rsidP="00474B4A">
      <w:pPr>
        <w:spacing w:line="276" w:lineRule="auto"/>
      </w:pPr>
    </w:p>
    <w:p w14:paraId="098CE266" w14:textId="5529DC61" w:rsidR="005F4FCE" w:rsidRDefault="005F4FCE" w:rsidP="00474B4A">
      <w:pPr>
        <w:spacing w:line="276" w:lineRule="auto"/>
      </w:pPr>
      <w:r>
        <w:t>5. Geographic location of data collection: 46°15'04"N, 119°43'43"W, Prosser, WA, USA</w:t>
      </w:r>
    </w:p>
    <w:p w14:paraId="79D7DAA5" w14:textId="00C3CB90" w:rsidR="0053155D" w:rsidRPr="00D3564D" w:rsidRDefault="005F4FCE" w:rsidP="00474B4A">
      <w:pPr>
        <w:spacing w:line="276" w:lineRule="auto"/>
      </w:pPr>
      <w:r>
        <w:lastRenderedPageBreak/>
        <w:t xml:space="preserve">6. Date of data collection (single date, range, approximate date): </w:t>
      </w:r>
      <w:r w:rsidR="00DF241F" w:rsidRPr="00693679">
        <w:t xml:space="preserve">monthly from </w:t>
      </w:r>
      <w:r w:rsidR="00B33442" w:rsidRPr="00693679">
        <w:t>2024-06-</w:t>
      </w:r>
      <w:r w:rsidR="00693679" w:rsidRPr="00693679">
        <w:t xml:space="preserve">07 </w:t>
      </w:r>
      <w:r w:rsidR="00B33442" w:rsidRPr="00693679">
        <w:t>to 2024-07-</w:t>
      </w:r>
      <w:r w:rsidR="00D30F50" w:rsidRPr="00693679">
        <w:t>03</w:t>
      </w:r>
    </w:p>
    <w:p w14:paraId="3B7C13E2" w14:textId="77777777" w:rsidR="0053155D" w:rsidRDefault="0053155D" w:rsidP="00474B4A">
      <w:pPr>
        <w:spacing w:line="276" w:lineRule="auto"/>
        <w:rPr>
          <w:highlight w:val="yellow"/>
        </w:rPr>
      </w:pPr>
    </w:p>
    <w:p w14:paraId="632B1764" w14:textId="7E0D9777" w:rsidR="005F4FCE" w:rsidRPr="003C55BF" w:rsidRDefault="005F4FCE" w:rsidP="00474B4A">
      <w:pPr>
        <w:spacing w:line="276" w:lineRule="auto"/>
        <w:rPr>
          <w:b/>
        </w:rPr>
      </w:pPr>
      <w:r w:rsidRPr="003C55BF">
        <w:rPr>
          <w:b/>
        </w:rPr>
        <w:t>DATA &amp; FILE OVERVIEW</w:t>
      </w:r>
      <w:r w:rsidRPr="0053155D">
        <w:rPr>
          <w:b/>
        </w:rPr>
        <w:t xml:space="preserve"> </w:t>
      </w:r>
    </w:p>
    <w:p w14:paraId="072D3152" w14:textId="77777777" w:rsidR="005F4FCE" w:rsidRDefault="005F4FCE" w:rsidP="00474B4A">
      <w:pPr>
        <w:spacing w:line="276" w:lineRule="auto"/>
      </w:pPr>
      <w:r>
        <w:t xml:space="preserve">1. File List: </w:t>
      </w:r>
    </w:p>
    <w:p w14:paraId="6BC9D008" w14:textId="77777777" w:rsidR="005F4FCE" w:rsidRDefault="005F4FCE" w:rsidP="00474B4A">
      <w:pPr>
        <w:spacing w:line="276" w:lineRule="auto"/>
        <w:rPr>
          <w:ins w:id="6" w:author="Sheridan, Shannon A" w:date="2026-01-20T17:27:00Z" w16du:dateUtc="2026-01-20T17:27:10Z"/>
        </w:rPr>
      </w:pPr>
      <w:commentRangeStart w:id="7"/>
      <w:r>
        <w:t>&lt;list all files (or folders, as appropriate for dataset organization) contained in the dataset, with a brief description&gt;</w:t>
      </w:r>
      <w:commentRangeEnd w:id="7"/>
      <w:r>
        <w:rPr>
          <w:rStyle w:val="CommentReference"/>
          <w:sz w:val="24"/>
          <w:szCs w:val="24"/>
        </w:rPr>
        <w:commentReference w:id="7"/>
      </w:r>
    </w:p>
    <w:p w14:paraId="78FA077B" w14:textId="36785E89" w:rsidR="11373B65" w:rsidRDefault="11373B65" w:rsidP="600F0471">
      <w:pPr>
        <w:spacing w:line="276" w:lineRule="auto"/>
        <w:rPr>
          <w:ins w:id="8" w:author="Sheridan, Shannon A" w:date="2026-01-20T17:27:00Z" w16du:dateUtc="2026-01-20T17:27:21Z"/>
        </w:rPr>
      </w:pPr>
      <w:ins w:id="9" w:author="Sheridan, Shannon A" w:date="2026-01-20T17:27:00Z">
        <w:r>
          <w:t>16S_amplicon</w:t>
        </w:r>
      </w:ins>
    </w:p>
    <w:p w14:paraId="2BEC684A" w14:textId="2E4DD96A" w:rsidR="11373B65" w:rsidRDefault="11373B65" w:rsidP="600F0471">
      <w:pPr>
        <w:spacing w:line="276" w:lineRule="auto"/>
        <w:rPr>
          <w:ins w:id="10" w:author="Sheridan, Shannon A" w:date="2026-01-20T17:29:00Z" w16du:dateUtc="2026-01-20T17:29:02Z"/>
        </w:rPr>
      </w:pPr>
      <w:ins w:id="11" w:author="Sheridan, Shannon A" w:date="2026-01-20T17:27:00Z">
        <w:r>
          <w:tab/>
          <w:t>SoilSFA_A3.1_16S_ASV_counts_long</w:t>
        </w:r>
      </w:ins>
      <w:ins w:id="12" w:author="Sheridan, Shannon A" w:date="2026-01-27T15:43:00Z">
        <w:r w:rsidR="4AA01791">
          <w:t>: description</w:t>
        </w:r>
      </w:ins>
    </w:p>
    <w:p w14:paraId="255C90E9" w14:textId="6EC82EA6" w:rsidR="1DD05EDC" w:rsidRDefault="1DD05EDC" w:rsidP="600F0471">
      <w:pPr>
        <w:spacing w:line="276" w:lineRule="auto"/>
        <w:rPr>
          <w:ins w:id="13" w:author="Sheridan, Shannon A" w:date="2026-01-20T17:29:00Z" w16du:dateUtc="2026-01-20T17:29:18Z"/>
        </w:rPr>
      </w:pPr>
      <w:ins w:id="14" w:author="Sheridan, Shannon A" w:date="2026-01-20T17:29:00Z">
        <w:r>
          <w:tab/>
          <w:t>SoilSFA_A3.1_16S_metadata</w:t>
        </w:r>
      </w:ins>
      <w:ins w:id="15" w:author="Sheridan, Shannon A" w:date="2026-01-27T15:43:00Z">
        <w:r w:rsidR="7733C0DA">
          <w:t>: description</w:t>
        </w:r>
      </w:ins>
    </w:p>
    <w:p w14:paraId="4C8FA41D" w14:textId="3A02302E" w:rsidR="1DD05EDC" w:rsidRDefault="1DD05EDC" w:rsidP="600F0471">
      <w:pPr>
        <w:spacing w:line="276" w:lineRule="auto"/>
        <w:rPr>
          <w:ins w:id="16" w:author="Sheridan, Shannon A" w:date="2026-01-20T17:30:00Z" w16du:dateUtc="2026-01-20T17:30:41Z"/>
        </w:rPr>
      </w:pPr>
      <w:ins w:id="17" w:author="Sheridan, Shannon A" w:date="2026-01-20T17:29:00Z">
        <w:r>
          <w:tab/>
        </w:r>
      </w:ins>
      <w:ins w:id="18" w:author="Sheridan, Shannon A" w:date="2026-01-20T17:30:00Z">
        <w:r w:rsidR="64760C57">
          <w:t>SoilSFA_A3.1_16S_taxonomy</w:t>
        </w:r>
      </w:ins>
      <w:ins w:id="19" w:author="Sheridan, Shannon A" w:date="2026-01-27T15:43:00Z">
        <w:r w:rsidR="7DCE4B49">
          <w:t>: etc</w:t>
        </w:r>
      </w:ins>
    </w:p>
    <w:p w14:paraId="372646DF" w14:textId="1014CFBC" w:rsidR="64760C57" w:rsidRDefault="64760C57" w:rsidP="600F0471">
      <w:pPr>
        <w:spacing w:line="276" w:lineRule="auto"/>
      </w:pPr>
      <w:ins w:id="20" w:author="Sheridan, Shannon A" w:date="2026-01-20T17:30:00Z">
        <w:r>
          <w:tab/>
          <w:t>SoilSFA_README_A3.1_prosser-time-series_16S_amplicon</w:t>
        </w:r>
      </w:ins>
    </w:p>
    <w:p w14:paraId="1F67E7CC" w14:textId="4B20BE70" w:rsidR="00245A0B" w:rsidRPr="00802BFD" w:rsidRDefault="00245A0B" w:rsidP="6AD489B3">
      <w:pPr>
        <w:spacing w:line="276" w:lineRule="auto"/>
        <w:rPr>
          <w:i/>
          <w:iCs/>
          <w:color w:val="C00000"/>
        </w:rPr>
      </w:pPr>
      <w:commentRangeStart w:id="21"/>
      <w:r w:rsidRPr="6AD489B3">
        <w:rPr>
          <w:i/>
          <w:iCs/>
          <w:color w:val="C00000"/>
        </w:rPr>
        <w:t>Suggested split into multiple data package</w:t>
      </w:r>
      <w:r w:rsidR="0053155D" w:rsidRPr="6AD489B3">
        <w:rPr>
          <w:i/>
          <w:iCs/>
          <w:color w:val="C00000"/>
        </w:rPr>
        <w:t>s: Biogeochemistry,</w:t>
      </w:r>
      <w:r w:rsidR="00E04410" w:rsidRPr="6AD489B3">
        <w:rPr>
          <w:i/>
          <w:iCs/>
          <w:color w:val="C00000"/>
        </w:rPr>
        <w:t xml:space="preserve"> Physiology/Phenotypes, </w:t>
      </w:r>
      <w:r w:rsidR="0053155D" w:rsidRPr="6AD489B3">
        <w:rPr>
          <w:i/>
          <w:iCs/>
          <w:color w:val="C00000"/>
        </w:rPr>
        <w:t>Amplicon 16S, Amplicon ITS</w:t>
      </w:r>
      <w:commentRangeEnd w:id="21"/>
      <w:r w:rsidRPr="00802BFD">
        <w:rPr>
          <w:rStyle w:val="CommentReference"/>
          <w:i/>
          <w:iCs/>
          <w:color w:val="C00000"/>
          <w:sz w:val="24"/>
          <w:szCs w:val="24"/>
        </w:rPr>
        <w:commentReference w:id="21"/>
      </w:r>
    </w:p>
    <w:p w14:paraId="3EFFA603" w14:textId="3993F630" w:rsidR="006C0B15" w:rsidRDefault="00BF3C8D" w:rsidP="00474B4A">
      <w:pPr>
        <w:spacing w:line="276" w:lineRule="auto"/>
      </w:pPr>
      <w:r w:rsidRPr="00BF3C8D">
        <w:t>SoilSFA_3.1_Biogeochemistry</w:t>
      </w:r>
      <w:r>
        <w:t xml:space="preserve">.csv </w:t>
      </w:r>
      <w:r w:rsidR="00245A0B" w:rsidRPr="00B82E0A">
        <w:rPr>
          <w:highlight w:val="green"/>
        </w:rPr>
        <w:t>:</w:t>
      </w:r>
      <w:r w:rsidR="006C0B15" w:rsidRPr="00B82E0A">
        <w:rPr>
          <w:highlight w:val="green"/>
        </w:rPr>
        <w:t xml:space="preserve"> </w:t>
      </w:r>
      <w:r w:rsidR="000D53F1" w:rsidRPr="00B82E0A">
        <w:rPr>
          <w:highlight w:val="green"/>
        </w:rPr>
        <w:t>Field respiration</w:t>
      </w:r>
      <w:r w:rsidR="006C0B15" w:rsidRPr="00B82E0A">
        <w:rPr>
          <w:highlight w:val="green"/>
        </w:rPr>
        <w:t>, pH, GWC, OM</w:t>
      </w:r>
      <w:r w:rsidR="4BB3D7B8" w:rsidRPr="00B82E0A">
        <w:rPr>
          <w:highlight w:val="green"/>
        </w:rPr>
        <w:t>, NH4, NO3, PO4, CN</w:t>
      </w:r>
      <w:r w:rsidR="56860DA6" w:rsidRPr="00B82E0A">
        <w:rPr>
          <w:highlight w:val="green"/>
        </w:rPr>
        <w:t>, weather</w:t>
      </w:r>
      <w:r w:rsidR="4BB3D7B8" w:rsidRPr="00B82E0A">
        <w:rPr>
          <w:highlight w:val="green"/>
        </w:rPr>
        <w:t>.</w:t>
      </w:r>
      <w:r w:rsidR="005E3B8D" w:rsidRPr="005E3B8D">
        <w:rPr>
          <w:highlight w:val="green"/>
        </w:rPr>
        <w:t>- completed and ready for review</w:t>
      </w:r>
    </w:p>
    <w:p w14:paraId="2AAB8926" w14:textId="77777777" w:rsidR="00EC43EF" w:rsidRDefault="00EC43EF" w:rsidP="00474B4A">
      <w:pPr>
        <w:spacing w:line="276" w:lineRule="auto"/>
        <w:rPr>
          <w:highlight w:val="green"/>
        </w:rPr>
      </w:pPr>
    </w:p>
    <w:p w14:paraId="409140E3" w14:textId="7BACAE66" w:rsidR="006C0B15" w:rsidRDefault="006C0B15" w:rsidP="00474B4A">
      <w:pPr>
        <w:spacing w:line="276" w:lineRule="auto"/>
      </w:pPr>
      <w:r w:rsidRPr="36D38755">
        <w:rPr>
          <w:highlight w:val="green"/>
        </w:rPr>
        <w:t xml:space="preserve">Microbial physiology: </w:t>
      </w:r>
      <w:r w:rsidR="2F3BE98F" w:rsidRPr="36D38755">
        <w:rPr>
          <w:highlight w:val="green"/>
        </w:rPr>
        <w:t>(EEA</w:t>
      </w:r>
      <w:r w:rsidR="00660416" w:rsidRPr="36D38755">
        <w:rPr>
          <w:highlight w:val="green"/>
        </w:rPr>
        <w:t>+ Biomass</w:t>
      </w:r>
      <w:r w:rsidR="2F3BE98F" w:rsidRPr="36D38755">
        <w:rPr>
          <w:highlight w:val="green"/>
        </w:rPr>
        <w:t>, MicroResp)</w:t>
      </w:r>
      <w:r w:rsidR="006657D6" w:rsidRPr="36D38755">
        <w:rPr>
          <w:highlight w:val="green"/>
        </w:rPr>
        <w:t>- 2 files</w:t>
      </w:r>
      <w:r w:rsidR="00660416" w:rsidRPr="36D38755">
        <w:rPr>
          <w:highlight w:val="green"/>
        </w:rPr>
        <w:t>-completed and ready for review</w:t>
      </w:r>
    </w:p>
    <w:p w14:paraId="341320CF" w14:textId="77777777" w:rsidR="006D2660" w:rsidRDefault="006D2660" w:rsidP="006D2660">
      <w:pPr>
        <w:spacing w:line="276" w:lineRule="auto"/>
      </w:pPr>
      <w:r w:rsidRPr="006D2660">
        <w:t>SoilSFA_3.1_MicroResp</w:t>
      </w:r>
      <w:r>
        <w:t>.csv:</w:t>
      </w:r>
    </w:p>
    <w:p w14:paraId="46C9501C" w14:textId="14441B24" w:rsidR="006D2660" w:rsidRDefault="006D2660" w:rsidP="00474B4A">
      <w:pPr>
        <w:spacing w:line="276" w:lineRule="auto"/>
      </w:pPr>
      <w:r w:rsidRPr="006D2660">
        <w:t>SoilSFA_3.1_EEA</w:t>
      </w:r>
      <w:r>
        <w:t>.csv:</w:t>
      </w:r>
    </w:p>
    <w:p w14:paraId="0BFEAB23" w14:textId="77777777" w:rsidR="00EC43EF" w:rsidRDefault="00EC43EF" w:rsidP="00474B4A">
      <w:pPr>
        <w:spacing w:line="276" w:lineRule="auto"/>
      </w:pPr>
    </w:p>
    <w:p w14:paraId="6D451F5E" w14:textId="11B947A8" w:rsidR="006C0B15" w:rsidRPr="001E72BB" w:rsidRDefault="00427E90" w:rsidP="00474B4A">
      <w:pPr>
        <w:spacing w:line="276" w:lineRule="auto"/>
      </w:pPr>
      <w:r>
        <w:t>SoilSFA</w:t>
      </w:r>
      <w:r w:rsidR="00DC4DA7">
        <w:t>_3.1_</w:t>
      </w:r>
      <w:commentRangeStart w:id="22"/>
      <w:commentRangeStart w:id="23"/>
      <w:r w:rsidR="006C0B15" w:rsidRPr="001E72BB">
        <w:t>Amplicon</w:t>
      </w:r>
      <w:r w:rsidR="00DC4DA7">
        <w:t>_</w:t>
      </w:r>
      <w:r w:rsidR="00DC4B3D" w:rsidRPr="001E72BB">
        <w:t>16</w:t>
      </w:r>
      <w:r w:rsidR="00DC4DA7">
        <w:t>S</w:t>
      </w:r>
      <w:r w:rsidR="006C0B15" w:rsidRPr="001E72BB">
        <w:t xml:space="preserve">: </w:t>
      </w:r>
      <w:commentRangeEnd w:id="22"/>
      <w:r w:rsidR="005279D4" w:rsidRPr="001E72BB">
        <w:rPr>
          <w:rStyle w:val="CommentReference"/>
          <w:sz w:val="24"/>
          <w:szCs w:val="24"/>
        </w:rPr>
        <w:commentReference w:id="22"/>
      </w:r>
      <w:commentRangeEnd w:id="23"/>
      <w:r w:rsidR="00910130" w:rsidRPr="001E72BB">
        <w:rPr>
          <w:rStyle w:val="CommentReference"/>
          <w:sz w:val="24"/>
          <w:szCs w:val="24"/>
        </w:rPr>
        <w:commentReference w:id="23"/>
      </w:r>
      <w:r w:rsidR="4C42608C" w:rsidRPr="001E72BB">
        <w:t xml:space="preserve">(note that there </w:t>
      </w:r>
      <w:r w:rsidR="001E72BB" w:rsidRPr="001E72BB">
        <w:t>will</w:t>
      </w:r>
      <w:r w:rsidR="4C42608C" w:rsidRPr="001E72BB">
        <w:t xml:space="preserve"> be both raw and processed files)</w:t>
      </w:r>
    </w:p>
    <w:p w14:paraId="22828FF0" w14:textId="0CF6CE80" w:rsidR="005279D4" w:rsidRPr="005279D4" w:rsidRDefault="005279D4" w:rsidP="005279D4">
      <w:pPr>
        <w:spacing w:line="276" w:lineRule="auto"/>
        <w:ind w:left="720"/>
        <w:rPr>
          <w:highlight w:val="green"/>
        </w:rPr>
      </w:pPr>
      <w:r w:rsidRPr="005279D4">
        <w:rPr>
          <w:highlight w:val="green"/>
        </w:rPr>
        <w:t>SoilSFA_A3</w:t>
      </w:r>
      <w:r w:rsidR="00536ED9">
        <w:rPr>
          <w:highlight w:val="green"/>
        </w:rPr>
        <w:t>.</w:t>
      </w:r>
      <w:r w:rsidRPr="005279D4">
        <w:rPr>
          <w:highlight w:val="green"/>
        </w:rPr>
        <w:t>1_16S_metadata.cvs : Sample metadata and total reads from 16S rRNA amplicon sequencing.</w:t>
      </w:r>
    </w:p>
    <w:p w14:paraId="3A9A92EB" w14:textId="48A5FA5D" w:rsidR="00061B08" w:rsidRPr="005279D4" w:rsidRDefault="00061B08" w:rsidP="00474B4A">
      <w:pPr>
        <w:spacing w:line="276" w:lineRule="auto"/>
        <w:ind w:left="720"/>
        <w:rPr>
          <w:highlight w:val="green"/>
        </w:rPr>
      </w:pPr>
      <w:r w:rsidRPr="005279D4">
        <w:rPr>
          <w:highlight w:val="green"/>
        </w:rPr>
        <w:t>SoilSFA_A</w:t>
      </w:r>
      <w:r w:rsidR="001F4F9F" w:rsidRPr="005279D4">
        <w:rPr>
          <w:highlight w:val="green"/>
        </w:rPr>
        <w:t>3-1</w:t>
      </w:r>
      <w:r w:rsidRPr="005279D4">
        <w:rPr>
          <w:highlight w:val="green"/>
        </w:rPr>
        <w:t>_</w:t>
      </w:r>
      <w:r w:rsidR="001F4F9F" w:rsidRPr="005279D4">
        <w:rPr>
          <w:highlight w:val="green"/>
        </w:rPr>
        <w:t>16S</w:t>
      </w:r>
      <w:r w:rsidRPr="005279D4">
        <w:rPr>
          <w:highlight w:val="green"/>
        </w:rPr>
        <w:t>_</w:t>
      </w:r>
      <w:r w:rsidR="001F4F9F" w:rsidRPr="005279D4">
        <w:rPr>
          <w:highlight w:val="green"/>
        </w:rPr>
        <w:t xml:space="preserve"> </w:t>
      </w:r>
      <w:r w:rsidRPr="005279D4">
        <w:rPr>
          <w:highlight w:val="green"/>
        </w:rPr>
        <w:t>ASV</w:t>
      </w:r>
      <w:r w:rsidR="001F4F9F" w:rsidRPr="005279D4">
        <w:rPr>
          <w:highlight w:val="green"/>
        </w:rPr>
        <w:t>_</w:t>
      </w:r>
      <w:r w:rsidRPr="005279D4">
        <w:rPr>
          <w:highlight w:val="green"/>
        </w:rPr>
        <w:t>counts.csv : Sample specific read counts for each ASV from 16S rRNA amplicon sequencing.</w:t>
      </w:r>
    </w:p>
    <w:p w14:paraId="2B1590DD" w14:textId="02E95C80" w:rsidR="00061B08" w:rsidRDefault="00061B08" w:rsidP="00474B4A">
      <w:pPr>
        <w:spacing w:line="276" w:lineRule="auto"/>
        <w:ind w:left="720"/>
      </w:pPr>
      <w:r w:rsidRPr="005279D4">
        <w:rPr>
          <w:highlight w:val="green"/>
        </w:rPr>
        <w:t>SoilSFA_</w:t>
      </w:r>
      <w:r w:rsidR="008133A4" w:rsidRPr="005279D4">
        <w:rPr>
          <w:highlight w:val="green"/>
        </w:rPr>
        <w:t>A3-1_16S_</w:t>
      </w:r>
      <w:r w:rsidRPr="005279D4">
        <w:rPr>
          <w:highlight w:val="green"/>
        </w:rPr>
        <w:t>taxonomy.cvs : Taxonomic assignments for each ASV from 16S rRNA amplicon sequencing.</w:t>
      </w:r>
    </w:p>
    <w:p w14:paraId="2C782453" w14:textId="77777777" w:rsidR="001E72BB" w:rsidRDefault="001E72BB" w:rsidP="001E72BB">
      <w:pPr>
        <w:spacing w:line="276" w:lineRule="auto"/>
        <w:ind w:left="720"/>
        <w:rPr>
          <w:color w:val="C00000"/>
        </w:rPr>
      </w:pPr>
      <w:r w:rsidRPr="4416DC40">
        <w:rPr>
          <w:color w:val="C00000"/>
        </w:rPr>
        <w:lastRenderedPageBreak/>
        <w:t>Soil_SFA_</w:t>
      </w:r>
      <w:r>
        <w:rPr>
          <w:color w:val="C00000"/>
        </w:rPr>
        <w:t>A3.1</w:t>
      </w:r>
      <w:r w:rsidRPr="4416DC40">
        <w:rPr>
          <w:color w:val="C00000"/>
        </w:rPr>
        <w:t>_</w:t>
      </w:r>
      <w:r>
        <w:rPr>
          <w:color w:val="C00000"/>
        </w:rPr>
        <w:t>16S</w:t>
      </w:r>
      <w:r w:rsidRPr="4416DC40">
        <w:rPr>
          <w:color w:val="C00000"/>
        </w:rPr>
        <w:t>_raw/ (DIRECTORY): Files containing R1/R2 are the forward/reverse reads from the Illumina MiSeq instrument and contain the taxonomic sequence for the samples. Files with I1/I2 are the indexed read files used to demultiplex the dataset on the Illumina MiSeq.</w:t>
      </w:r>
    </w:p>
    <w:p w14:paraId="2632AE6C" w14:textId="0B1199F1" w:rsidR="001E72BB" w:rsidRPr="001E72BB" w:rsidRDefault="00DC4DA7" w:rsidP="001E72BB">
      <w:pPr>
        <w:spacing w:line="276" w:lineRule="auto"/>
      </w:pPr>
      <w:r>
        <w:t>SoilSFA_3.1_</w:t>
      </w:r>
      <w:r w:rsidRPr="001E72BB">
        <w:t>Amplicon</w:t>
      </w:r>
      <w:r>
        <w:t>_</w:t>
      </w:r>
      <w:r w:rsidR="001E72BB" w:rsidRPr="001E72BB">
        <w:t>ITS: (note that there will be both raw and processed files)</w:t>
      </w:r>
    </w:p>
    <w:p w14:paraId="17978FE6" w14:textId="66144E05" w:rsidR="001E72BB" w:rsidRDefault="001E72BB" w:rsidP="027D65C1">
      <w:pPr>
        <w:spacing w:line="276" w:lineRule="auto"/>
        <w:ind w:left="720"/>
        <w:rPr>
          <w:color w:val="C00000"/>
        </w:rPr>
      </w:pPr>
      <w:r w:rsidRPr="001E72BB">
        <w:rPr>
          <w:color w:val="C00000"/>
        </w:rPr>
        <w:t>SoilSFA_A3-1_</w:t>
      </w:r>
      <w:r w:rsidR="00DC4DA7">
        <w:rPr>
          <w:color w:val="C00000"/>
        </w:rPr>
        <w:t>ITS</w:t>
      </w:r>
      <w:r w:rsidRPr="001E72BB">
        <w:rPr>
          <w:color w:val="C00000"/>
        </w:rPr>
        <w:t xml:space="preserve">_metadata.cvs: Sample metadata and </w:t>
      </w:r>
      <w:commentRangeStart w:id="24"/>
      <w:r w:rsidRPr="001E72BB">
        <w:rPr>
          <w:color w:val="C00000"/>
        </w:rPr>
        <w:t xml:space="preserve">total reads </w:t>
      </w:r>
      <w:commentRangeEnd w:id="24"/>
      <w:r w:rsidR="00DC4DA7" w:rsidRPr="001E72BB">
        <w:rPr>
          <w:rStyle w:val="CommentReference"/>
          <w:color w:val="C00000"/>
          <w:sz w:val="24"/>
          <w:szCs w:val="24"/>
        </w:rPr>
        <w:commentReference w:id="24"/>
      </w:r>
      <w:r w:rsidRPr="001E72BB">
        <w:rPr>
          <w:color w:val="C00000"/>
        </w:rPr>
        <w:t xml:space="preserve">from </w:t>
      </w:r>
      <w:r w:rsidR="00427E90" w:rsidRPr="334D801B">
        <w:rPr>
          <w:color w:val="C00000"/>
        </w:rPr>
        <w:t>ITS</w:t>
      </w:r>
      <w:r w:rsidR="04AFEEF4" w:rsidRPr="334D801B">
        <w:rPr>
          <w:color w:val="C00000"/>
        </w:rPr>
        <w:t xml:space="preserve"> </w:t>
      </w:r>
      <w:r w:rsidRPr="6A914E94">
        <w:rPr>
          <w:color w:val="C00000"/>
        </w:rPr>
        <w:t>rRNA</w:t>
      </w:r>
      <w:r w:rsidRPr="001E72BB">
        <w:rPr>
          <w:color w:val="C00000"/>
        </w:rPr>
        <w:t xml:space="preserve"> amplicon sequencing.</w:t>
      </w:r>
    </w:p>
    <w:p w14:paraId="4EFEAE1F" w14:textId="77777777" w:rsidR="001E72BB" w:rsidRPr="00BB7745" w:rsidRDefault="001E72BB" w:rsidP="001E72BB">
      <w:pPr>
        <w:spacing w:line="276" w:lineRule="auto"/>
        <w:ind w:left="720"/>
        <w:rPr>
          <w:color w:val="C00000"/>
        </w:rPr>
      </w:pPr>
      <w:commentRangeStart w:id="25"/>
      <w:r w:rsidRPr="008A7309">
        <w:rPr>
          <w:color w:val="C00000"/>
        </w:rPr>
        <w:t>SoilSFA_A3-1_ITS_ ASV_counts.csv : Sample specific read counts for each ASV from ITS rRNA amplicon sequencing.</w:t>
      </w:r>
      <w:commentRangeEnd w:id="25"/>
      <w:r w:rsidRPr="00BB7745">
        <w:rPr>
          <w:rStyle w:val="CommentReference"/>
          <w:color w:val="C00000"/>
          <w:sz w:val="24"/>
          <w:szCs w:val="24"/>
        </w:rPr>
        <w:commentReference w:id="25"/>
      </w:r>
    </w:p>
    <w:p w14:paraId="19C0ACC6" w14:textId="2271B029" w:rsidR="008A7309" w:rsidRDefault="008A7309" w:rsidP="008A7309">
      <w:pPr>
        <w:spacing w:line="276" w:lineRule="auto"/>
        <w:ind w:left="720"/>
      </w:pPr>
      <w:r w:rsidRPr="005279D4">
        <w:rPr>
          <w:highlight w:val="green"/>
        </w:rPr>
        <w:t>SoilSFA_A3-1_</w:t>
      </w:r>
      <w:r w:rsidR="001E72BB">
        <w:rPr>
          <w:highlight w:val="green"/>
        </w:rPr>
        <w:t>ITS</w:t>
      </w:r>
      <w:r w:rsidRPr="005279D4">
        <w:rPr>
          <w:highlight w:val="green"/>
        </w:rPr>
        <w:t xml:space="preserve">_taxonomy.cvs : Taxonomic assignments for each ASV from </w:t>
      </w:r>
      <w:r w:rsidR="001E72BB">
        <w:rPr>
          <w:highlight w:val="green"/>
        </w:rPr>
        <w:t>ITS</w:t>
      </w:r>
      <w:r w:rsidRPr="005279D4">
        <w:rPr>
          <w:highlight w:val="green"/>
        </w:rPr>
        <w:t xml:space="preserve"> rRNA amplicon sequencing.</w:t>
      </w:r>
    </w:p>
    <w:p w14:paraId="46D115CB" w14:textId="003C74EE" w:rsidR="00BB7745" w:rsidRDefault="00BB7745" w:rsidP="00BB7745">
      <w:pPr>
        <w:spacing w:line="276" w:lineRule="auto"/>
        <w:ind w:left="720"/>
        <w:rPr>
          <w:color w:val="C00000"/>
        </w:rPr>
      </w:pPr>
      <w:r w:rsidRPr="4416DC40">
        <w:rPr>
          <w:color w:val="C00000"/>
        </w:rPr>
        <w:t>Soil_SFA_</w:t>
      </w:r>
      <w:r>
        <w:rPr>
          <w:color w:val="C00000"/>
        </w:rPr>
        <w:t>A3.1</w:t>
      </w:r>
      <w:r w:rsidRPr="4416DC40">
        <w:rPr>
          <w:color w:val="C00000"/>
        </w:rPr>
        <w:t>_</w:t>
      </w:r>
      <w:r>
        <w:rPr>
          <w:color w:val="C00000"/>
        </w:rPr>
        <w:t>ITS</w:t>
      </w:r>
      <w:r w:rsidRPr="4416DC40">
        <w:rPr>
          <w:color w:val="C00000"/>
        </w:rPr>
        <w:t>_raw/ (DIRECTORY): Files containing R1/R2 are the forward/reverse reads from the Illumina MiSeq instrument and contain the taxonomic sequence for the samples. Files with I1/I2 are the indexed read files used to demultiplex the dataset on the Illumina MiSeq.</w:t>
      </w:r>
    </w:p>
    <w:p w14:paraId="6B1E9AF4" w14:textId="331B765E" w:rsidR="4416DC40" w:rsidRDefault="4416DC40" w:rsidP="00474B4A">
      <w:pPr>
        <w:spacing w:line="276" w:lineRule="auto"/>
        <w:rPr>
          <w:color w:val="C00000"/>
        </w:rPr>
      </w:pPr>
    </w:p>
    <w:p w14:paraId="38720E45" w14:textId="52CFD1AD" w:rsidR="006C0B15" w:rsidRDefault="006C0B15" w:rsidP="00474B4A">
      <w:pPr>
        <w:spacing w:line="276" w:lineRule="auto"/>
        <w:rPr>
          <w:color w:val="A6A6A6" w:themeColor="background1" w:themeShade="A6"/>
        </w:rPr>
      </w:pPr>
      <w:commentRangeStart w:id="26"/>
      <w:commentRangeStart w:id="27"/>
      <w:r w:rsidRPr="2253DF1F">
        <w:rPr>
          <w:color w:val="A6A6A6" w:themeColor="background1" w:themeShade="A6"/>
        </w:rPr>
        <w:t>Metagenomes</w:t>
      </w:r>
      <w:r w:rsidR="00847C3B" w:rsidRPr="2253DF1F">
        <w:rPr>
          <w:color w:val="A6A6A6" w:themeColor="background1" w:themeShade="A6"/>
        </w:rPr>
        <w:t xml:space="preserve"> </w:t>
      </w:r>
      <w:commentRangeEnd w:id="26"/>
      <w:r w:rsidRPr="2253DF1F">
        <w:rPr>
          <w:rStyle w:val="CommentReference"/>
          <w:color w:val="A6A6A6" w:themeColor="background1" w:themeShade="A6"/>
          <w:sz w:val="24"/>
          <w:szCs w:val="24"/>
        </w:rPr>
        <w:commentReference w:id="26"/>
      </w:r>
      <w:commentRangeEnd w:id="27"/>
      <w:r w:rsidR="00B7289C" w:rsidRPr="2253DF1F">
        <w:rPr>
          <w:rStyle w:val="CommentReference"/>
          <w:color w:val="A6A6A6" w:themeColor="background1" w:themeShade="A6"/>
          <w:sz w:val="24"/>
          <w:szCs w:val="24"/>
        </w:rPr>
        <w:commentReference w:id="27"/>
      </w:r>
      <w:r w:rsidR="00847C3B" w:rsidRPr="2253DF1F">
        <w:rPr>
          <w:color w:val="A6A6A6" w:themeColor="background1" w:themeShade="A6"/>
        </w:rPr>
        <w:t>(generated by JGI under user proposal XXXXXX)</w:t>
      </w:r>
      <w:r w:rsidRPr="2253DF1F">
        <w:rPr>
          <w:color w:val="A6A6A6" w:themeColor="background1" w:themeShade="A6"/>
        </w:rPr>
        <w:t xml:space="preserve">: </w:t>
      </w:r>
    </w:p>
    <w:p w14:paraId="5C4ACE86" w14:textId="4079EA18" w:rsidR="006C0B15" w:rsidRDefault="006C0B15" w:rsidP="00474B4A">
      <w:pPr>
        <w:spacing w:line="276" w:lineRule="auto"/>
        <w:rPr>
          <w:color w:val="A6A6A6" w:themeColor="background1" w:themeShade="A6"/>
        </w:rPr>
      </w:pPr>
      <w:r w:rsidRPr="2253DF1F">
        <w:rPr>
          <w:color w:val="A6A6A6" w:themeColor="background1" w:themeShade="A6"/>
        </w:rPr>
        <w:t>Metatranscriptomes</w:t>
      </w:r>
      <w:r w:rsidR="00847C3B" w:rsidRPr="2253DF1F">
        <w:rPr>
          <w:color w:val="A6A6A6" w:themeColor="background1" w:themeShade="A6"/>
        </w:rPr>
        <w:t xml:space="preserve"> (</w:t>
      </w:r>
      <w:r w:rsidR="00D2162E" w:rsidRPr="2253DF1F">
        <w:rPr>
          <w:color w:val="A6A6A6" w:themeColor="background1" w:themeShade="A6"/>
        </w:rPr>
        <w:t>generated by JGI under user proposal XXXXXX</w:t>
      </w:r>
      <w:r w:rsidR="00847C3B" w:rsidRPr="2253DF1F">
        <w:rPr>
          <w:color w:val="A6A6A6" w:themeColor="background1" w:themeShade="A6"/>
        </w:rPr>
        <w:t>)</w:t>
      </w:r>
      <w:r w:rsidRPr="2253DF1F">
        <w:rPr>
          <w:color w:val="A6A6A6" w:themeColor="background1" w:themeShade="A6"/>
        </w:rPr>
        <w:t xml:space="preserve">: </w:t>
      </w:r>
    </w:p>
    <w:p w14:paraId="59183B6A" w14:textId="7BB561D6" w:rsidR="001C60BC" w:rsidRPr="00802BFD" w:rsidRDefault="001C60BC" w:rsidP="00474B4A">
      <w:pPr>
        <w:spacing w:line="276" w:lineRule="auto"/>
        <w:rPr>
          <w:color w:val="A6A6A6" w:themeColor="background1" w:themeShade="A6"/>
        </w:rPr>
      </w:pPr>
      <w:r w:rsidRPr="2253DF1F">
        <w:rPr>
          <w:color w:val="A6A6A6" w:themeColor="background1" w:themeShade="A6"/>
        </w:rPr>
        <w:t>*note there will be rhizosphere specific metaG and metaT generated</w:t>
      </w:r>
      <w:r w:rsidR="005821A2" w:rsidRPr="2253DF1F">
        <w:rPr>
          <w:color w:val="A6A6A6" w:themeColor="background1" w:themeShade="A6"/>
        </w:rPr>
        <w:t>*</w:t>
      </w:r>
    </w:p>
    <w:p w14:paraId="383EBA6B" w14:textId="77777777" w:rsidR="005F4FCE" w:rsidRDefault="005F4FCE" w:rsidP="00474B4A">
      <w:pPr>
        <w:spacing w:line="276" w:lineRule="auto"/>
      </w:pPr>
    </w:p>
    <w:p w14:paraId="598269EB" w14:textId="77777777" w:rsidR="005F4FCE" w:rsidRDefault="005F4FCE" w:rsidP="00474B4A">
      <w:pPr>
        <w:spacing w:line="276" w:lineRule="auto"/>
      </w:pPr>
      <w:r>
        <w:t xml:space="preserve">2. Relationship between files, if important: </w:t>
      </w:r>
    </w:p>
    <w:p w14:paraId="7B264E69" w14:textId="78F6C84E" w:rsidR="005F4FCE" w:rsidRDefault="00DA62F2" w:rsidP="00474B4A">
      <w:pPr>
        <w:spacing w:line="276" w:lineRule="auto"/>
      </w:pPr>
      <w:r>
        <w:t>All data generated from the sample set of field soil samples.</w:t>
      </w:r>
    </w:p>
    <w:p w14:paraId="7ECA2D24" w14:textId="77777777" w:rsidR="00DA62F2" w:rsidRDefault="00DA62F2" w:rsidP="00474B4A">
      <w:pPr>
        <w:spacing w:line="276" w:lineRule="auto"/>
      </w:pPr>
    </w:p>
    <w:p w14:paraId="079AFD85" w14:textId="77777777" w:rsidR="005F4FCE" w:rsidRDefault="005F4FCE" w:rsidP="00474B4A">
      <w:pPr>
        <w:spacing w:line="276" w:lineRule="auto"/>
      </w:pPr>
      <w:r>
        <w:t xml:space="preserve">3. Additional related data collected that was not included in the current data package: </w:t>
      </w:r>
    </w:p>
    <w:p w14:paraId="5FFC9608" w14:textId="0EE23363" w:rsidR="005F4FCE" w:rsidRDefault="00DA62F2" w:rsidP="00474B4A">
      <w:pPr>
        <w:spacing w:line="276" w:lineRule="auto"/>
      </w:pPr>
      <w:r>
        <w:t xml:space="preserve">Metagenomes and metatranscriptomes have been generated from a subset of samples and will be released as </w:t>
      </w:r>
      <w:commentRangeStart w:id="29"/>
      <w:r>
        <w:t xml:space="preserve">a separate </w:t>
      </w:r>
      <w:r w:rsidR="00425848">
        <w:t>activity and data package</w:t>
      </w:r>
      <w:r>
        <w:t xml:space="preserve"> (Soil Microbiome SFA A3.3 Viral Time Series).</w:t>
      </w:r>
      <w:commentRangeEnd w:id="29"/>
      <w:r>
        <w:rPr>
          <w:rStyle w:val="CommentReference"/>
          <w:sz w:val="24"/>
          <w:szCs w:val="24"/>
        </w:rPr>
        <w:commentReference w:id="29"/>
      </w:r>
    </w:p>
    <w:p w14:paraId="0D1414D8" w14:textId="77777777" w:rsidR="00DA62F2" w:rsidRDefault="00DA62F2" w:rsidP="00474B4A">
      <w:pPr>
        <w:spacing w:line="276" w:lineRule="auto"/>
      </w:pPr>
    </w:p>
    <w:p w14:paraId="78148C04" w14:textId="1CA75CBA" w:rsidR="005F4FCE" w:rsidRDefault="005F4FCE" w:rsidP="00474B4A">
      <w:pPr>
        <w:spacing w:line="276" w:lineRule="auto"/>
      </w:pPr>
      <w:r>
        <w:t xml:space="preserve">4. Are there multiple versions of the dataset? </w:t>
      </w:r>
      <w:del w:id="30" w:author="Sheridan, Shannon A" w:date="2026-01-22T16:57:00Z">
        <w:r w:rsidDel="005F4FCE">
          <w:delText>yes/no</w:delText>
        </w:r>
      </w:del>
      <w:ins w:id="31" w:author="Sheridan, Shannon A" w:date="2026-01-22T16:57:00Z">
        <w:r w:rsidR="6B08275D">
          <w:t>No</w:t>
        </w:r>
      </w:ins>
    </w:p>
    <w:p w14:paraId="474C70DC" w14:textId="77777777" w:rsidR="005F4FCE" w:rsidRDefault="005F4FCE" w:rsidP="00474B4A">
      <w:pPr>
        <w:spacing w:line="276" w:lineRule="auto"/>
      </w:pPr>
      <w:r>
        <w:tab/>
        <w:t xml:space="preserve">A. If yes, name of file(s) that was updated: </w:t>
      </w:r>
    </w:p>
    <w:p w14:paraId="5A92880E" w14:textId="77777777" w:rsidR="005F4FCE" w:rsidRDefault="005F4FCE" w:rsidP="00474B4A">
      <w:pPr>
        <w:spacing w:line="276" w:lineRule="auto"/>
      </w:pPr>
      <w:r>
        <w:lastRenderedPageBreak/>
        <w:tab/>
      </w:r>
      <w:r>
        <w:tab/>
        <w:t xml:space="preserve">i. Why was the file updated? </w:t>
      </w:r>
    </w:p>
    <w:p w14:paraId="427A5CA6" w14:textId="77777777" w:rsidR="005F4FCE" w:rsidRDefault="005F4FCE" w:rsidP="00474B4A">
      <w:pPr>
        <w:spacing w:line="276" w:lineRule="auto"/>
      </w:pPr>
      <w:r>
        <w:tab/>
      </w:r>
      <w:r>
        <w:tab/>
        <w:t xml:space="preserve">ii. When was the file updated? </w:t>
      </w:r>
    </w:p>
    <w:p w14:paraId="2D20FDDE" w14:textId="77777777" w:rsidR="00C07420" w:rsidRDefault="00C07420" w:rsidP="00474B4A">
      <w:pPr>
        <w:spacing w:line="276" w:lineRule="auto"/>
      </w:pPr>
    </w:p>
    <w:p w14:paraId="56D93271" w14:textId="44A3DF84" w:rsidR="00C07420" w:rsidRPr="00802BFD" w:rsidRDefault="00C07420" w:rsidP="00474B4A">
      <w:pPr>
        <w:spacing w:line="276" w:lineRule="auto"/>
        <w:rPr>
          <w:b/>
          <w:bCs/>
        </w:rPr>
      </w:pPr>
      <w:r w:rsidRPr="600F0471">
        <w:rPr>
          <w:b/>
          <w:bCs/>
        </w:rPr>
        <w:t xml:space="preserve">DATA-SPECIFIC INFORMATION FOR: </w:t>
      </w:r>
      <w:commentRangeStart w:id="32"/>
      <w:r w:rsidRPr="600F0471">
        <w:rPr>
          <w:b/>
          <w:bCs/>
        </w:rPr>
        <w:t>[</w:t>
      </w:r>
      <w:r w:rsidR="0028193E" w:rsidRPr="600F0471">
        <w:rPr>
          <w:b/>
          <w:bCs/>
        </w:rPr>
        <w:t>SoilSFA_3.1_MicroResp.csv</w:t>
      </w:r>
      <w:r w:rsidRPr="600F0471">
        <w:rPr>
          <w:b/>
          <w:bCs/>
        </w:rPr>
        <w:t xml:space="preserve">] </w:t>
      </w:r>
      <w:commentRangeEnd w:id="32"/>
      <w:r w:rsidRPr="00802BFD">
        <w:rPr>
          <w:rStyle w:val="CommentReference"/>
          <w:b/>
          <w:bCs/>
          <w:sz w:val="24"/>
          <w:szCs w:val="24"/>
        </w:rPr>
        <w:commentReference w:id="32"/>
      </w:r>
    </w:p>
    <w:p w14:paraId="10CACC45" w14:textId="32216699" w:rsidR="00C07420" w:rsidRDefault="00C07420" w:rsidP="00474B4A">
      <w:pPr>
        <w:spacing w:line="276" w:lineRule="auto"/>
      </w:pPr>
      <w:r>
        <w:t xml:space="preserve">1. Number of variables: </w:t>
      </w:r>
      <w:r w:rsidR="003124C3">
        <w:t>20</w:t>
      </w:r>
    </w:p>
    <w:p w14:paraId="791A7C71" w14:textId="4AAF0F16" w:rsidR="00C07420" w:rsidRDefault="00C07420" w:rsidP="00474B4A">
      <w:pPr>
        <w:spacing w:line="276" w:lineRule="auto"/>
      </w:pPr>
      <w:r>
        <w:t xml:space="preserve">2. Number of cases/rows: </w:t>
      </w:r>
      <w:r w:rsidR="005B779D">
        <w:t>19531 (including header)</w:t>
      </w:r>
    </w:p>
    <w:p w14:paraId="0824F603" w14:textId="77777777" w:rsidR="00C07420" w:rsidRDefault="00C07420" w:rsidP="00474B4A">
      <w:pPr>
        <w:spacing w:line="276" w:lineRule="auto"/>
      </w:pPr>
      <w:r>
        <w:t xml:space="preserve">3. Variable List: </w:t>
      </w:r>
    </w:p>
    <w:p w14:paraId="5216DEE2" w14:textId="24FDB1CB" w:rsidR="00771FEA" w:rsidRDefault="00771FEA" w:rsidP="00474B4A">
      <w:pPr>
        <w:spacing w:line="276" w:lineRule="auto"/>
      </w:pPr>
      <w:r>
        <w:t>Sample_cat: unique Soils SFA identifier (</w:t>
      </w:r>
      <w:r w:rsidR="009F50AB">
        <w:t xml:space="preserve">format </w:t>
      </w:r>
      <w:r>
        <w:t>SM#</w:t>
      </w:r>
      <w:r w:rsidR="009F50AB">
        <w:t>###)</w:t>
      </w:r>
    </w:p>
    <w:p w14:paraId="527173AB" w14:textId="7ABF6D43" w:rsidR="00771FEA" w:rsidRDefault="00771FEA" w:rsidP="00474B4A">
      <w:pPr>
        <w:spacing w:line="276" w:lineRule="auto"/>
      </w:pPr>
      <w:r>
        <w:t>Collection_date</w:t>
      </w:r>
      <w:r w:rsidR="009F50AB">
        <w:t>:</w:t>
      </w:r>
      <w:r w:rsidR="009617E4">
        <w:t xml:space="preserve"> </w:t>
      </w:r>
      <w:r>
        <w:t>date of sample collection</w:t>
      </w:r>
      <w:r w:rsidR="009F50AB">
        <w:t xml:space="preserve"> (YYYY-MM-DD)</w:t>
      </w:r>
    </w:p>
    <w:p w14:paraId="656F52B7" w14:textId="7BD1EABD" w:rsidR="00771FEA" w:rsidRDefault="00771FEA" w:rsidP="00474B4A">
      <w:pPr>
        <w:spacing w:line="276" w:lineRule="auto"/>
      </w:pPr>
      <w:r>
        <w:t>Plot</w:t>
      </w:r>
      <w:r w:rsidR="009F50AB">
        <w:t>:</w:t>
      </w:r>
      <w:r w:rsidR="009617E4">
        <w:t xml:space="preserve"> unique </w:t>
      </w:r>
      <w:r>
        <w:t>numeric plot ID (</w:t>
      </w:r>
      <w:r w:rsidR="009617E4">
        <w:t>1,25,27,40,46,57,8,13,28, 33, 48, 53</w:t>
      </w:r>
    </w:p>
    <w:p w14:paraId="7AC53063" w14:textId="62543878" w:rsidR="00771FEA" w:rsidRDefault="00771FEA" w:rsidP="00474B4A">
      <w:pPr>
        <w:spacing w:line="276" w:lineRule="auto"/>
      </w:pPr>
      <w:r>
        <w:t>Irrigation_trmt_pct</w:t>
      </w:r>
      <w:r w:rsidR="009617E4">
        <w:t xml:space="preserve">: </w:t>
      </w:r>
      <w:r>
        <w:t>irrigation treatment level by relative % water application (25, 100)</w:t>
      </w:r>
    </w:p>
    <w:p w14:paraId="79DE341B" w14:textId="3E2DBBFA" w:rsidR="00771FEA" w:rsidRDefault="00771FEA" w:rsidP="00474B4A">
      <w:pPr>
        <w:spacing w:line="276" w:lineRule="auto"/>
      </w:pPr>
      <w:r>
        <w:t>Irrigat</w:t>
      </w:r>
      <w:r w:rsidR="005E400C">
        <w:t>i</w:t>
      </w:r>
      <w:r>
        <w:t>on_trmt_cat</w:t>
      </w:r>
      <w:r w:rsidR="009617E4">
        <w:t xml:space="preserve">: </w:t>
      </w:r>
      <w:r>
        <w:t>irrigation treatment level by category (T1 = 100%, T4 = 25%)</w:t>
      </w:r>
    </w:p>
    <w:p w14:paraId="57ED7D1C" w14:textId="35A2FAD6" w:rsidR="00E35ED7" w:rsidRDefault="008A25B3" w:rsidP="00474B4A">
      <w:pPr>
        <w:spacing w:line="276" w:lineRule="auto"/>
      </w:pPr>
      <w:r>
        <w:t xml:space="preserve">gdw_well: </w:t>
      </w:r>
      <w:r w:rsidR="006F512F">
        <w:t>g dry soil in each well of 96-deepwell plate</w:t>
      </w:r>
    </w:p>
    <w:p w14:paraId="5C81F076" w14:textId="326DD857" w:rsidR="00771FEA" w:rsidRDefault="00771FEA" w:rsidP="00474B4A">
      <w:pPr>
        <w:spacing w:line="276" w:lineRule="auto"/>
      </w:pPr>
      <w:r>
        <w:t>Timepoint</w:t>
      </w:r>
      <w:r w:rsidR="009617E4">
        <w:t xml:space="preserve">: </w:t>
      </w:r>
      <w:r>
        <w:t>End point of the measur</w:t>
      </w:r>
      <w:r w:rsidR="009617E4">
        <w:t>e</w:t>
      </w:r>
      <w:r>
        <w:t>ment period</w:t>
      </w:r>
      <w:r w:rsidR="002A7B9C">
        <w:t xml:space="preserve"> in hours</w:t>
      </w:r>
      <w:r>
        <w:t xml:space="preserve"> (5 or 24)</w:t>
      </w:r>
    </w:p>
    <w:p w14:paraId="7FF2B40F" w14:textId="2FED8A08" w:rsidR="00771FEA" w:rsidRDefault="00771FEA" w:rsidP="00474B4A">
      <w:pPr>
        <w:spacing w:line="276" w:lineRule="auto"/>
      </w:pPr>
      <w:r>
        <w:t>Substrate</w:t>
      </w:r>
      <w:r w:rsidR="002A7B9C">
        <w:t xml:space="preserve">: </w:t>
      </w:r>
      <w:r>
        <w:t xml:space="preserve">Chemical compound added to each technical replicate </w:t>
      </w:r>
      <w:r w:rsidR="001B2D95">
        <w:t xml:space="preserve">in </w:t>
      </w:r>
      <w:r>
        <w:t>the assay</w:t>
      </w:r>
      <w:r w:rsidR="00652557">
        <w:t xml:space="preserve"> (</w:t>
      </w:r>
      <w:r w:rsidR="00652557" w:rsidRPr="00652557">
        <w:t>Water</w:t>
      </w:r>
      <w:r w:rsidR="00652557">
        <w:t xml:space="preserve">, </w:t>
      </w:r>
      <w:r w:rsidR="00652557" w:rsidRPr="00652557">
        <w:t>Methyl_oleate</w:t>
      </w:r>
      <w:r w:rsidR="00652557">
        <w:t xml:space="preserve">, </w:t>
      </w:r>
      <w:r w:rsidR="00652557" w:rsidRPr="00652557">
        <w:t>Phenylethylamine</w:t>
      </w:r>
      <w:r w:rsidR="00652557">
        <w:t xml:space="preserve">, </w:t>
      </w:r>
      <w:r w:rsidR="00652557" w:rsidRPr="00652557">
        <w:t>Glutamic_acid</w:t>
      </w:r>
      <w:r w:rsidR="00652557">
        <w:t xml:space="preserve">, </w:t>
      </w:r>
      <w:r w:rsidR="00652557" w:rsidRPr="00652557">
        <w:t>D</w:t>
      </w:r>
      <w:r w:rsidR="00D00C64">
        <w:t>-</w:t>
      </w:r>
      <w:r w:rsidR="00652557" w:rsidRPr="00652557">
        <w:t>Cellobiose</w:t>
      </w:r>
      <w:r w:rsidR="00652557">
        <w:t xml:space="preserve">, </w:t>
      </w:r>
      <w:r w:rsidR="00652557" w:rsidRPr="00652557">
        <w:t>D</w:t>
      </w:r>
      <w:r w:rsidR="00D00C64">
        <w:t>-</w:t>
      </w:r>
      <w:r w:rsidR="00652557" w:rsidRPr="00652557">
        <w:t>Trehalose</w:t>
      </w:r>
      <w:r w:rsidR="00D00C64">
        <w:t xml:space="preserve">, </w:t>
      </w:r>
      <w:r w:rsidR="00652557" w:rsidRPr="00652557">
        <w:t>L</w:t>
      </w:r>
      <w:r w:rsidR="00D00C64">
        <w:t>-</w:t>
      </w:r>
      <w:r w:rsidR="00652557" w:rsidRPr="00652557">
        <w:t>Leucine</w:t>
      </w:r>
      <w:r w:rsidR="00D00C64">
        <w:t xml:space="preserve">, </w:t>
      </w:r>
      <w:r w:rsidR="00652557" w:rsidRPr="00652557">
        <w:t>D</w:t>
      </w:r>
      <w:r w:rsidR="00D00C64">
        <w:t>-</w:t>
      </w:r>
      <w:r w:rsidR="00652557" w:rsidRPr="00652557">
        <w:t>Glucose</w:t>
      </w:r>
      <w:r w:rsidR="00D00C64">
        <w:t xml:space="preserve">, </w:t>
      </w:r>
      <w:r w:rsidR="00652557" w:rsidRPr="00652557">
        <w:t>Citric_acid</w:t>
      </w:r>
      <w:r w:rsidR="00D00C64">
        <w:t xml:space="preserve">, </w:t>
      </w:r>
      <w:r w:rsidR="00652557" w:rsidRPr="00652557">
        <w:t>Cellulose</w:t>
      </w:r>
      <w:r w:rsidR="00D00C64">
        <w:t xml:space="preserve">, </w:t>
      </w:r>
      <w:r w:rsidR="00652557" w:rsidRPr="00652557">
        <w:t>D</w:t>
      </w:r>
      <w:r w:rsidR="00D00C64">
        <w:t>-</w:t>
      </w:r>
      <w:r w:rsidR="00652557" w:rsidRPr="00652557">
        <w:t>Fructose</w:t>
      </w:r>
      <w:r w:rsidR="00D00C64">
        <w:t xml:space="preserve">, </w:t>
      </w:r>
      <w:r w:rsidR="00652557" w:rsidRPr="00652557">
        <w:t>Lactic_acid</w:t>
      </w:r>
      <w:r w:rsidR="00D00C64">
        <w:t xml:space="preserve">, </w:t>
      </w:r>
      <w:r w:rsidR="00652557" w:rsidRPr="00652557">
        <w:t>Glucosamine_hydrochloride</w:t>
      </w:r>
      <w:r w:rsidR="00D00C64">
        <w:t xml:space="preserve">, </w:t>
      </w:r>
      <w:r w:rsidR="00652557" w:rsidRPr="00652557">
        <w:t>Chitosan</w:t>
      </w:r>
      <w:r w:rsidR="00D00C64">
        <w:t xml:space="preserve">, </w:t>
      </w:r>
      <w:r w:rsidR="00652557" w:rsidRPr="00652557">
        <w:t>Oxalic_acid</w:t>
      </w:r>
      <w:r w:rsidR="00D00C64">
        <w:t xml:space="preserve">, </w:t>
      </w:r>
      <w:r w:rsidR="00652557" w:rsidRPr="00652557">
        <w:t>L</w:t>
      </w:r>
      <w:r w:rsidR="00D00C64">
        <w:t>-</w:t>
      </w:r>
      <w:r w:rsidR="00652557" w:rsidRPr="00652557">
        <w:t>Glutamine</w:t>
      </w:r>
      <w:r w:rsidR="00D00C64">
        <w:t xml:space="preserve">, </w:t>
      </w:r>
      <w:r w:rsidR="00652557" w:rsidRPr="00652557">
        <w:t>Tween40</w:t>
      </w:r>
      <w:r w:rsidR="00D00C64">
        <w:t xml:space="preserve">, </w:t>
      </w:r>
      <w:r w:rsidR="00652557" w:rsidRPr="00652557">
        <w:t>D</w:t>
      </w:r>
      <w:r w:rsidR="00D00C64">
        <w:t>-</w:t>
      </w:r>
      <w:r w:rsidR="00652557" w:rsidRPr="00652557">
        <w:t>Xylose</w:t>
      </w:r>
      <w:r w:rsidR="00D00C64">
        <w:t xml:space="preserve">, </w:t>
      </w:r>
      <w:r w:rsidR="00652557" w:rsidRPr="00652557">
        <w:t>Salicylic_acid</w:t>
      </w:r>
      <w:r w:rsidR="00D00C64">
        <w:t xml:space="preserve">, </w:t>
      </w:r>
      <w:r w:rsidR="00652557" w:rsidRPr="00652557">
        <w:t>Chitin</w:t>
      </w:r>
      <w:r w:rsidR="00D00C64">
        <w:t xml:space="preserve">, </w:t>
      </w:r>
      <w:r w:rsidR="00652557" w:rsidRPr="00652557">
        <w:t>L</w:t>
      </w:r>
      <w:r w:rsidR="00D00C64">
        <w:t>-</w:t>
      </w:r>
      <w:r w:rsidR="00652557" w:rsidRPr="00652557">
        <w:t>Alanine</w:t>
      </w:r>
      <w:r w:rsidR="00D00C64">
        <w:t xml:space="preserve">, </w:t>
      </w:r>
      <w:r w:rsidR="00652557" w:rsidRPr="00652557">
        <w:t>Vanillic_acid</w:t>
      </w:r>
      <w:r w:rsidR="00D00C64">
        <w:t xml:space="preserve">, </w:t>
      </w:r>
      <w:r w:rsidR="00652557" w:rsidRPr="00652557">
        <w:t>Lignin</w:t>
      </w:r>
      <w:r w:rsidR="00D00C64">
        <w:t xml:space="preserve">, </w:t>
      </w:r>
      <w:r w:rsidR="00652557" w:rsidRPr="00652557">
        <w:t>Glycine</w:t>
      </w:r>
      <w:r w:rsidR="00D00C64">
        <w:t xml:space="preserve">, </w:t>
      </w:r>
      <w:r w:rsidR="00652557" w:rsidRPr="00652557">
        <w:t>Malic_acid</w:t>
      </w:r>
      <w:r w:rsidR="00D00C64">
        <w:t xml:space="preserve">, </w:t>
      </w:r>
      <w:r w:rsidR="00652557" w:rsidRPr="00652557">
        <w:t>Hemicellulose</w:t>
      </w:r>
      <w:r w:rsidR="00D00C64">
        <w:t xml:space="preserve">, </w:t>
      </w:r>
      <w:r w:rsidR="00652557" w:rsidRPr="00652557">
        <w:t>BSA</w:t>
      </w:r>
      <w:r w:rsidR="00D00C64">
        <w:t xml:space="preserve">, </w:t>
      </w:r>
      <w:r w:rsidR="00652557" w:rsidRPr="00652557">
        <w:t>Diethylamine</w:t>
      </w:r>
      <w:r w:rsidR="00D00C64">
        <w:t xml:space="preserve">, </w:t>
      </w:r>
      <w:r w:rsidR="00652557" w:rsidRPr="00652557">
        <w:t>L</w:t>
      </w:r>
      <w:r w:rsidR="00D00C64">
        <w:t>-</w:t>
      </w:r>
      <w:r w:rsidR="00652557" w:rsidRPr="00652557">
        <w:t>Arginine</w:t>
      </w:r>
      <w:r w:rsidR="00D00C64">
        <w:t xml:space="preserve">, </w:t>
      </w:r>
      <w:r w:rsidR="00652557" w:rsidRPr="00652557">
        <w:t>GABA</w:t>
      </w:r>
      <w:r w:rsidR="00D00C64">
        <w:t xml:space="preserve">, </w:t>
      </w:r>
      <w:r w:rsidR="00652557" w:rsidRPr="00652557">
        <w:tab/>
        <w:t>N</w:t>
      </w:r>
      <w:r w:rsidR="00D00C64">
        <w:t>-</w:t>
      </w:r>
      <w:r w:rsidR="00652557" w:rsidRPr="00652557">
        <w:t>Acetyl</w:t>
      </w:r>
      <w:r w:rsidR="00D00C64">
        <w:t>-</w:t>
      </w:r>
      <w:r w:rsidR="00652557" w:rsidRPr="00652557">
        <w:t>D</w:t>
      </w:r>
      <w:r w:rsidR="00D00C64">
        <w:t>-</w:t>
      </w:r>
      <w:r w:rsidR="00652557" w:rsidRPr="00652557">
        <w:t>glucosamine</w:t>
      </w:r>
      <w:r w:rsidR="00D00C64">
        <w:t xml:space="preserve">, </w:t>
      </w:r>
      <w:r w:rsidR="00652557" w:rsidRPr="00652557">
        <w:t>Succinic_acid</w:t>
      </w:r>
      <w:r w:rsidR="00D00C64">
        <w:t>)</w:t>
      </w:r>
    </w:p>
    <w:p w14:paraId="1CF29172" w14:textId="32FE6B7A" w:rsidR="00771FEA" w:rsidRDefault="008A11CE" w:rsidP="00474B4A">
      <w:pPr>
        <w:spacing w:line="276" w:lineRule="auto"/>
      </w:pPr>
      <w:r>
        <w:t>Substrate_category</w:t>
      </w:r>
      <w:r w:rsidR="008377FC">
        <w:t>:</w:t>
      </w:r>
      <w:r w:rsidR="00771FEA">
        <w:tab/>
      </w:r>
      <w:r w:rsidR="00C106C2">
        <w:t>Categorical</w:t>
      </w:r>
      <w:r w:rsidR="0013026C">
        <w:t xml:space="preserve"> c</w:t>
      </w:r>
      <w:r w:rsidR="00771FEA">
        <w:t>hemical class each substrate belongs to</w:t>
      </w:r>
      <w:r w:rsidR="0013026C">
        <w:t xml:space="preserve"> (</w:t>
      </w:r>
      <w:r w:rsidR="0013026C" w:rsidRPr="0013026C">
        <w:t>control</w:t>
      </w:r>
      <w:r w:rsidR="0013026C">
        <w:t>,</w:t>
      </w:r>
      <w:r w:rsidR="0013026C" w:rsidRPr="0013026C">
        <w:tab/>
        <w:t>plant wax ester</w:t>
      </w:r>
      <w:r w:rsidR="0013026C">
        <w:t>,</w:t>
      </w:r>
      <w:r w:rsidR="001B2D95">
        <w:t xml:space="preserve"> </w:t>
      </w:r>
      <w:r w:rsidR="0013026C" w:rsidRPr="0013026C">
        <w:t>amine</w:t>
      </w:r>
      <w:r w:rsidR="0013026C">
        <w:t>,</w:t>
      </w:r>
      <w:r w:rsidR="0013026C" w:rsidRPr="0013026C">
        <w:tab/>
        <w:t>amino acid A</w:t>
      </w:r>
      <w:r w:rsidR="0013026C">
        <w:t>,</w:t>
      </w:r>
      <w:r w:rsidR="0013026C" w:rsidRPr="0013026C">
        <w:tab/>
        <w:t>carbohydrate</w:t>
      </w:r>
      <w:r w:rsidR="0013026C">
        <w:t>,</w:t>
      </w:r>
      <w:r w:rsidR="0013026C" w:rsidRPr="0013026C">
        <w:tab/>
        <w:t>amino acid D</w:t>
      </w:r>
      <w:r w:rsidR="0013026C">
        <w:t>,</w:t>
      </w:r>
      <w:r w:rsidR="0013026C" w:rsidRPr="0013026C">
        <w:tab/>
        <w:t>carboxylic acids</w:t>
      </w:r>
      <w:r w:rsidR="0013026C">
        <w:t xml:space="preserve">, </w:t>
      </w:r>
      <w:r w:rsidR="0013026C" w:rsidRPr="0013026C">
        <w:t>polymer</w:t>
      </w:r>
      <w:r w:rsidR="0013026C">
        <w:t xml:space="preserve">, </w:t>
      </w:r>
      <w:r w:rsidR="0013026C" w:rsidRPr="0013026C">
        <w:t>amino acid B</w:t>
      </w:r>
      <w:r w:rsidR="0013026C">
        <w:t xml:space="preserve">, </w:t>
      </w:r>
      <w:r w:rsidR="0013026C" w:rsidRPr="0013026C">
        <w:t>fatty acid ester</w:t>
      </w:r>
      <w:r w:rsidR="0013026C">
        <w:t xml:space="preserve">, </w:t>
      </w:r>
      <w:r w:rsidR="0013026C" w:rsidRPr="0013026C">
        <w:t>phenolic</w:t>
      </w:r>
      <w:r w:rsidR="0013026C">
        <w:t xml:space="preserve">, </w:t>
      </w:r>
      <w:r w:rsidR="0013026C" w:rsidRPr="0013026C">
        <w:t>amino acid C</w:t>
      </w:r>
      <w:r w:rsidR="0013026C">
        <w:t xml:space="preserve">, </w:t>
      </w:r>
      <w:r w:rsidR="0013026C" w:rsidRPr="0013026C">
        <w:t>protein</w:t>
      </w:r>
      <w:r w:rsidR="0013026C">
        <w:t xml:space="preserve">, </w:t>
      </w:r>
      <w:r w:rsidR="0013026C" w:rsidRPr="0013026C">
        <w:t>signaling molecule</w:t>
      </w:r>
      <w:r w:rsidR="0013026C">
        <w:t>)</w:t>
      </w:r>
    </w:p>
    <w:p w14:paraId="20C28EC5" w14:textId="14648556" w:rsidR="00771FEA" w:rsidRDefault="008A11CE" w:rsidP="00474B4A">
      <w:pPr>
        <w:spacing w:line="276" w:lineRule="auto"/>
      </w:pPr>
      <w:r>
        <w:t>Substrate_f</w:t>
      </w:r>
      <w:r w:rsidR="00771FEA">
        <w:t>ormula</w:t>
      </w:r>
      <w:r w:rsidR="0013026C">
        <w:t>:</w:t>
      </w:r>
      <w:r w:rsidR="002119E0">
        <w:t xml:space="preserve"> </w:t>
      </w:r>
      <w:r w:rsidR="00771FEA">
        <w:t>Chemical Formula of substrate</w:t>
      </w:r>
      <w:r w:rsidR="006525F7">
        <w:t xml:space="preserve">- </w:t>
      </w:r>
      <w:r w:rsidR="006525F7">
        <w:rPr>
          <w:rFonts w:ascii="Roboto" w:hAnsi="Roboto"/>
          <w:color w:val="040C28"/>
        </w:rPr>
        <w:t>indicates the proportionate number of atoms of each element</w:t>
      </w:r>
    </w:p>
    <w:p w14:paraId="62EBD290" w14:textId="7C174CC8" w:rsidR="00771FEA" w:rsidRDefault="008A11CE" w:rsidP="00474B4A">
      <w:pPr>
        <w:spacing w:line="276" w:lineRule="auto"/>
      </w:pPr>
      <w:r>
        <w:t>Substrate_</w:t>
      </w:r>
      <w:r w:rsidR="00771FEA">
        <w:t>NOSC</w:t>
      </w:r>
      <w:r w:rsidR="006525F7">
        <w:t>:</w:t>
      </w:r>
      <w:r w:rsidR="002119E0">
        <w:t xml:space="preserve"> </w:t>
      </w:r>
      <w:r w:rsidR="002119E0" w:rsidRPr="002119E0">
        <w:t>A</w:t>
      </w:r>
      <w:r w:rsidR="002119E0" w:rsidRPr="002119E0">
        <w:rPr>
          <w:rStyle w:val="Emphasis"/>
          <w:i w:val="0"/>
          <w:iCs w:val="0"/>
          <w:shd w:val="clear" w:color="auto" w:fill="FFFFFF"/>
        </w:rPr>
        <w:t>verage nominal oxidation state of carbon</w:t>
      </w:r>
      <w:r w:rsidR="006525F7" w:rsidRPr="002119E0">
        <w:t xml:space="preserve"> </w:t>
      </w:r>
      <w:r w:rsidR="002119E0">
        <w:t xml:space="preserve">in the </w:t>
      </w:r>
      <w:r w:rsidR="00771FEA">
        <w:t>substrate calculated according to</w:t>
      </w:r>
      <w:r w:rsidR="001B2D95">
        <w:t xml:space="preserve"> the formula</w:t>
      </w:r>
      <w:r w:rsidR="00771FEA">
        <w:t>: NOSC= 4 -{4C + H - 3N - 2O + 5P - 2S}/{C}</w:t>
      </w:r>
      <w:r w:rsidR="002119E0">
        <w:t xml:space="preserve"> (numeric)</w:t>
      </w:r>
    </w:p>
    <w:p w14:paraId="0BF9C498" w14:textId="217A5DA8" w:rsidR="00771FEA" w:rsidRDefault="00771FEA" w:rsidP="00474B4A">
      <w:pPr>
        <w:spacing w:line="276" w:lineRule="auto"/>
      </w:pPr>
      <w:r>
        <w:t>Molar_mass</w:t>
      </w:r>
      <w:r w:rsidR="002119E0">
        <w:t xml:space="preserve">: </w:t>
      </w:r>
      <w:r>
        <w:t>Molar mass of each substrate</w:t>
      </w:r>
      <w:r w:rsidR="002119E0">
        <w:t xml:space="preserve"> (numeric)</w:t>
      </w:r>
    </w:p>
    <w:p w14:paraId="07F7AC60" w14:textId="75FCB61E" w:rsidR="00771FEA" w:rsidRDefault="00241DC9" w:rsidP="00474B4A">
      <w:pPr>
        <w:spacing w:line="276" w:lineRule="auto"/>
      </w:pPr>
      <w:r>
        <w:lastRenderedPageBreak/>
        <w:t>Substrate_s</w:t>
      </w:r>
      <w:r w:rsidR="00771FEA">
        <w:t>olubility</w:t>
      </w:r>
      <w:r w:rsidR="002119E0">
        <w:t xml:space="preserve">: </w:t>
      </w:r>
      <w:r w:rsidR="00771FEA">
        <w:t>Solubility of each substrate in water at 20oC</w:t>
      </w:r>
      <w:r w:rsidR="00747274">
        <w:t xml:space="preserve"> (</w:t>
      </w:r>
      <w:r w:rsidR="00FC1DA4">
        <w:t xml:space="preserve">mixed </w:t>
      </w:r>
      <w:r w:rsidR="00747274">
        <w:t>units</w:t>
      </w:r>
      <w:r w:rsidR="00FC1DA4">
        <w:t>-</w:t>
      </w:r>
      <w:r w:rsidR="00522A95">
        <w:t xml:space="preserve"> either </w:t>
      </w:r>
      <w:r w:rsidR="003222DF">
        <w:t xml:space="preserve">categorical </w:t>
      </w:r>
      <w:r w:rsidR="00521AC4">
        <w:t>(na, insoluble or infinite) or</w:t>
      </w:r>
      <w:r w:rsidR="00747274">
        <w:t xml:space="preserve"> </w:t>
      </w:r>
      <w:r w:rsidR="00FC1DA4">
        <w:t>numeric (</w:t>
      </w:r>
      <w:r w:rsidR="00747274" w:rsidRPr="00747274">
        <w:t>g per 100g water</w:t>
      </w:r>
      <w:r w:rsidR="00747274">
        <w:t>)</w:t>
      </w:r>
    </w:p>
    <w:p w14:paraId="439C9858" w14:textId="00F6C244" w:rsidR="00771FEA" w:rsidRDefault="00771FEA" w:rsidP="00474B4A">
      <w:pPr>
        <w:spacing w:line="276" w:lineRule="auto"/>
      </w:pPr>
      <w:r>
        <w:t>mgC_per_well</w:t>
      </w:r>
      <w:r w:rsidR="00747274">
        <w:t xml:space="preserve">: </w:t>
      </w:r>
      <w:r>
        <w:t>mg of carbon added to each technical replicate in the assay</w:t>
      </w:r>
      <w:r w:rsidR="00747274">
        <w:t xml:space="preserve"> (numeric)</w:t>
      </w:r>
    </w:p>
    <w:p w14:paraId="698D4E05" w14:textId="18CF5C6A" w:rsidR="00771FEA" w:rsidRDefault="00771FEA" w:rsidP="00474B4A">
      <w:pPr>
        <w:spacing w:line="276" w:lineRule="auto"/>
      </w:pPr>
      <w:r>
        <w:t>Normalization</w:t>
      </w:r>
      <w:r w:rsidR="00747274">
        <w:t xml:space="preserve">: </w:t>
      </w:r>
      <w:r>
        <w:t>method of data normalization (ngCO2-C-gdw_h = ng of carbon from CO2 respired per g dry weigh soil per hour; ngCO2-C_mgC_h = ng of carbon from CO2 respired per mg of added C from the substrate per hour)</w:t>
      </w:r>
    </w:p>
    <w:p w14:paraId="1B9DBB70" w14:textId="4E502440" w:rsidR="00C07420" w:rsidRDefault="00771FEA" w:rsidP="00474B4A">
      <w:pPr>
        <w:spacing w:line="276" w:lineRule="auto"/>
      </w:pPr>
      <w:r>
        <w:t>SIR</w:t>
      </w:r>
      <w:r w:rsidR="00747274">
        <w:t xml:space="preserve">: </w:t>
      </w:r>
      <w:r>
        <w:t xml:space="preserve">substrate induced respiration; normalized respiration rates, </w:t>
      </w:r>
      <w:r w:rsidR="00747274">
        <w:t>units</w:t>
      </w:r>
      <w:r>
        <w:t xml:space="preserve"> according to variable Norma</w:t>
      </w:r>
      <w:r w:rsidR="00763EE0">
        <w:t>l</w:t>
      </w:r>
      <w:r>
        <w:t>ization</w:t>
      </w:r>
      <w:r w:rsidR="00747274">
        <w:t xml:space="preserve"> (numeric)</w:t>
      </w:r>
    </w:p>
    <w:p w14:paraId="11F4D81A" w14:textId="54213293" w:rsidR="00C07420" w:rsidRDefault="00C07420" w:rsidP="00474B4A">
      <w:pPr>
        <w:spacing w:line="276" w:lineRule="auto"/>
      </w:pPr>
      <w:r>
        <w:t xml:space="preserve">4. Missing data codes: </w:t>
      </w:r>
      <w:r w:rsidR="003B67BC">
        <w:t>none</w:t>
      </w:r>
    </w:p>
    <w:p w14:paraId="3D2D6D71" w14:textId="793A080D" w:rsidR="005F4FCE" w:rsidRDefault="00C07420" w:rsidP="00474B4A">
      <w:pPr>
        <w:spacing w:line="276" w:lineRule="auto"/>
      </w:pPr>
      <w:r>
        <w:t>5. Specialized formats or other abbreviations used:</w:t>
      </w:r>
      <w:r w:rsidR="003B67BC">
        <w:t xml:space="preserve"> na (not applicable) applied to variables NOSC and Solubility for </w:t>
      </w:r>
      <w:r w:rsidR="008211E9">
        <w:t xml:space="preserve">Water control samples. </w:t>
      </w:r>
    </w:p>
    <w:p w14:paraId="12CC5EE5" w14:textId="34FD6495" w:rsidR="005F4FCE" w:rsidRDefault="005F4FCE" w:rsidP="00474B4A">
      <w:pPr>
        <w:spacing w:line="276" w:lineRule="auto"/>
      </w:pPr>
      <w:r w:rsidRPr="0047351E">
        <w:t>METHODOLOGICAL INFORMATION</w:t>
      </w:r>
      <w:r>
        <w:t xml:space="preserve"> </w:t>
      </w:r>
    </w:p>
    <w:p w14:paraId="3EAE3143" w14:textId="77777777" w:rsidR="005F4FCE" w:rsidRDefault="005F4FCE" w:rsidP="00474B4A">
      <w:pPr>
        <w:spacing w:line="276" w:lineRule="auto"/>
      </w:pPr>
      <w:r>
        <w:t xml:space="preserve">1. Description of methods used for collection/generation of data: </w:t>
      </w:r>
    </w:p>
    <w:p w14:paraId="2C9D0342" w14:textId="77777777" w:rsidR="003F300A" w:rsidRDefault="003F300A" w:rsidP="00474B4A">
      <w:pPr>
        <w:pStyle w:val="paragraph"/>
        <w:spacing w:line="276" w:lineRule="auto"/>
        <w:textAlignment w:val="baseline"/>
        <w:rPr>
          <w:rStyle w:val="eop"/>
          <w:rFonts w:ascii="Aptos" w:eastAsiaTheme="majorEastAsia" w:hAnsi="Aptos" w:cs="Segoe UI"/>
        </w:rPr>
      </w:pPr>
      <w:r>
        <w:rPr>
          <w:rStyle w:val="eop"/>
          <w:rFonts w:ascii="Aptos" w:eastAsiaTheme="majorEastAsia" w:hAnsi="Aptos" w:cs="Segoe UI"/>
        </w:rPr>
        <w:t>Variables [</w:t>
      </w:r>
      <w:r w:rsidRPr="00400A61">
        <w:rPr>
          <w:rStyle w:val="eop"/>
          <w:rFonts w:ascii="Aptos" w:eastAsiaTheme="majorEastAsia" w:hAnsi="Aptos" w:cs="Segoe UI"/>
        </w:rPr>
        <w:t>Sample_cat</w:t>
      </w:r>
      <w:r>
        <w:rPr>
          <w:rStyle w:val="eop"/>
          <w:rFonts w:ascii="Aptos" w:eastAsiaTheme="majorEastAsia" w:hAnsi="Aptos" w:cs="Segoe UI"/>
        </w:rPr>
        <w:t xml:space="preserve">, </w:t>
      </w:r>
      <w:r w:rsidRPr="00400A61">
        <w:rPr>
          <w:rStyle w:val="eop"/>
          <w:rFonts w:ascii="Aptos" w:eastAsiaTheme="majorEastAsia" w:hAnsi="Aptos" w:cs="Segoe UI"/>
        </w:rPr>
        <w:t>Collection_date</w:t>
      </w:r>
      <w:r>
        <w:rPr>
          <w:rStyle w:val="eop"/>
          <w:rFonts w:ascii="Aptos" w:eastAsiaTheme="majorEastAsia" w:hAnsi="Aptos" w:cs="Segoe UI"/>
        </w:rPr>
        <w:t xml:space="preserve">, </w:t>
      </w:r>
      <w:r w:rsidRPr="00400A61">
        <w:rPr>
          <w:rStyle w:val="eop"/>
          <w:rFonts w:ascii="Aptos" w:eastAsiaTheme="majorEastAsia" w:hAnsi="Aptos" w:cs="Segoe UI"/>
        </w:rPr>
        <w:t>Plot</w:t>
      </w:r>
      <w:r>
        <w:rPr>
          <w:rStyle w:val="eop"/>
          <w:rFonts w:ascii="Aptos" w:eastAsiaTheme="majorEastAsia" w:hAnsi="Aptos" w:cs="Segoe UI"/>
        </w:rPr>
        <w:t xml:space="preserve">, </w:t>
      </w:r>
      <w:r w:rsidRPr="00400A61">
        <w:rPr>
          <w:rStyle w:val="eop"/>
          <w:rFonts w:ascii="Aptos" w:eastAsiaTheme="majorEastAsia" w:hAnsi="Aptos" w:cs="Segoe UI"/>
        </w:rPr>
        <w:t>Irrigation_trmt_pct</w:t>
      </w:r>
      <w:r>
        <w:rPr>
          <w:rStyle w:val="eop"/>
          <w:rFonts w:ascii="Aptos" w:eastAsiaTheme="majorEastAsia" w:hAnsi="Aptos" w:cs="Segoe UI"/>
        </w:rPr>
        <w:t xml:space="preserve">, </w:t>
      </w:r>
      <w:r w:rsidRPr="00400A61">
        <w:rPr>
          <w:rStyle w:val="eop"/>
          <w:rFonts w:ascii="Aptos" w:eastAsiaTheme="majorEastAsia" w:hAnsi="Aptos" w:cs="Segoe UI"/>
        </w:rPr>
        <w:t>Irrigaiton_trmt_cat</w:t>
      </w:r>
      <w:r>
        <w:rPr>
          <w:rStyle w:val="eop"/>
          <w:rFonts w:ascii="Aptos" w:eastAsiaTheme="majorEastAsia" w:hAnsi="Aptos" w:cs="Segoe UI"/>
        </w:rPr>
        <w:t xml:space="preserve">, </w:t>
      </w:r>
      <w:r w:rsidRPr="00400A61">
        <w:rPr>
          <w:rStyle w:val="eop"/>
          <w:rFonts w:ascii="Aptos" w:eastAsiaTheme="majorEastAsia" w:hAnsi="Aptos" w:cs="Segoe UI"/>
        </w:rPr>
        <w:t>Timepoint</w:t>
      </w:r>
      <w:r>
        <w:rPr>
          <w:rStyle w:val="eop"/>
          <w:rFonts w:ascii="Aptos" w:eastAsiaTheme="majorEastAsia" w:hAnsi="Aptos" w:cs="Segoe UI"/>
        </w:rPr>
        <w:t xml:space="preserve">, </w:t>
      </w:r>
      <w:r w:rsidRPr="00400A61">
        <w:rPr>
          <w:rStyle w:val="eop"/>
          <w:rFonts w:ascii="Aptos" w:eastAsiaTheme="majorEastAsia" w:hAnsi="Aptos" w:cs="Segoe UI"/>
        </w:rPr>
        <w:t>Substrate</w:t>
      </w:r>
      <w:r>
        <w:rPr>
          <w:rStyle w:val="eop"/>
          <w:rFonts w:ascii="Aptos" w:eastAsiaTheme="majorEastAsia" w:hAnsi="Aptos" w:cs="Segoe UI"/>
        </w:rPr>
        <w:t xml:space="preserve">, </w:t>
      </w:r>
      <w:r w:rsidRPr="00400A61">
        <w:rPr>
          <w:rStyle w:val="eop"/>
          <w:rFonts w:ascii="Aptos" w:eastAsiaTheme="majorEastAsia" w:hAnsi="Aptos" w:cs="Segoe UI"/>
        </w:rPr>
        <w:t>Class</w:t>
      </w:r>
      <w:r>
        <w:rPr>
          <w:rStyle w:val="eop"/>
          <w:rFonts w:ascii="Aptos" w:eastAsiaTheme="majorEastAsia" w:hAnsi="Aptos" w:cs="Segoe UI"/>
        </w:rPr>
        <w:t>, F</w:t>
      </w:r>
      <w:r w:rsidRPr="00400A61">
        <w:rPr>
          <w:rStyle w:val="eop"/>
          <w:rFonts w:ascii="Aptos" w:eastAsiaTheme="majorEastAsia" w:hAnsi="Aptos" w:cs="Segoe UI"/>
        </w:rPr>
        <w:t>ormula</w:t>
      </w:r>
      <w:r>
        <w:rPr>
          <w:rStyle w:val="eop"/>
          <w:rFonts w:ascii="Aptos" w:eastAsiaTheme="majorEastAsia" w:hAnsi="Aptos" w:cs="Segoe UI"/>
        </w:rPr>
        <w:t xml:space="preserve">, </w:t>
      </w:r>
      <w:r w:rsidRPr="00400A61">
        <w:rPr>
          <w:rStyle w:val="eop"/>
          <w:rFonts w:ascii="Aptos" w:eastAsiaTheme="majorEastAsia" w:hAnsi="Aptos" w:cs="Segoe UI"/>
        </w:rPr>
        <w:t>NOSC</w:t>
      </w:r>
      <w:r>
        <w:rPr>
          <w:rStyle w:val="eop"/>
          <w:rFonts w:ascii="Aptos" w:eastAsiaTheme="majorEastAsia" w:hAnsi="Aptos" w:cs="Segoe UI"/>
        </w:rPr>
        <w:t xml:space="preserve">, </w:t>
      </w:r>
      <w:r w:rsidRPr="00400A61">
        <w:rPr>
          <w:rStyle w:val="eop"/>
          <w:rFonts w:ascii="Aptos" w:eastAsiaTheme="majorEastAsia" w:hAnsi="Aptos" w:cs="Segoe UI"/>
        </w:rPr>
        <w:t>Molar_mass</w:t>
      </w:r>
      <w:r>
        <w:rPr>
          <w:rStyle w:val="eop"/>
          <w:rFonts w:ascii="Aptos" w:eastAsiaTheme="majorEastAsia" w:hAnsi="Aptos" w:cs="Segoe UI"/>
        </w:rPr>
        <w:t xml:space="preserve">, </w:t>
      </w:r>
      <w:r w:rsidRPr="00400A61">
        <w:rPr>
          <w:rStyle w:val="eop"/>
          <w:rFonts w:ascii="Aptos" w:eastAsiaTheme="majorEastAsia" w:hAnsi="Aptos" w:cs="Segoe UI"/>
        </w:rPr>
        <w:t>Solubility</w:t>
      </w:r>
      <w:r>
        <w:rPr>
          <w:rStyle w:val="eop"/>
          <w:rFonts w:ascii="Aptos" w:eastAsiaTheme="majorEastAsia" w:hAnsi="Aptos" w:cs="Segoe UI"/>
        </w:rPr>
        <w:t xml:space="preserve">, </w:t>
      </w:r>
      <w:r w:rsidRPr="00400A61">
        <w:rPr>
          <w:rStyle w:val="eop"/>
          <w:rFonts w:ascii="Aptos" w:eastAsiaTheme="majorEastAsia" w:hAnsi="Aptos" w:cs="Segoe UI"/>
        </w:rPr>
        <w:t>mgC_per_well</w:t>
      </w:r>
      <w:r>
        <w:rPr>
          <w:rStyle w:val="eop"/>
          <w:rFonts w:ascii="Aptos" w:eastAsiaTheme="majorEastAsia" w:hAnsi="Aptos" w:cs="Segoe UI"/>
        </w:rPr>
        <w:t xml:space="preserve">, </w:t>
      </w:r>
      <w:r w:rsidRPr="00400A61">
        <w:rPr>
          <w:rStyle w:val="eop"/>
          <w:rFonts w:ascii="Aptos" w:eastAsiaTheme="majorEastAsia" w:hAnsi="Aptos" w:cs="Segoe UI"/>
        </w:rPr>
        <w:t>Normalization</w:t>
      </w:r>
      <w:r>
        <w:rPr>
          <w:rStyle w:val="eop"/>
          <w:rFonts w:ascii="Aptos" w:eastAsiaTheme="majorEastAsia" w:hAnsi="Aptos" w:cs="Segoe UI"/>
        </w:rPr>
        <w:t xml:space="preserve">, </w:t>
      </w:r>
      <w:r w:rsidRPr="00400A61">
        <w:rPr>
          <w:rStyle w:val="eop"/>
          <w:rFonts w:ascii="Aptos" w:eastAsiaTheme="majorEastAsia" w:hAnsi="Aptos" w:cs="Segoe UI"/>
        </w:rPr>
        <w:t>SIR</w:t>
      </w:r>
      <w:r>
        <w:rPr>
          <w:rStyle w:val="eop"/>
          <w:rFonts w:ascii="Aptos" w:eastAsiaTheme="majorEastAsia" w:hAnsi="Aptos" w:cs="Segoe UI"/>
        </w:rPr>
        <w:t>]</w:t>
      </w:r>
    </w:p>
    <w:p w14:paraId="39F14F14" w14:textId="3860B3CA" w:rsidR="005F4FCE" w:rsidRDefault="003F300A" w:rsidP="00474B4A">
      <w:pPr>
        <w:spacing w:line="276" w:lineRule="auto"/>
      </w:pPr>
      <w:r w:rsidRPr="34B3980C">
        <w:rPr>
          <w:rFonts w:eastAsiaTheme="minorEastAsia" w:cs="Arial"/>
        </w:rPr>
        <w:t>We leveraged the MicroResp</w:t>
      </w:r>
      <w:r w:rsidR="007C2DDE" w:rsidRPr="34B3980C">
        <w:rPr>
          <w:rFonts w:eastAsiaTheme="minorEastAsia" w:cs="Arial"/>
          <w:vertAlign w:val="superscript"/>
        </w:rPr>
        <w:t xml:space="preserve"> </w:t>
      </w:r>
      <w:r w:rsidR="007C2DDE" w:rsidRPr="34B3980C">
        <w:rPr>
          <w:rFonts w:eastAsiaTheme="minorEastAsia" w:cs="Arial"/>
        </w:rPr>
        <w:t>(</w:t>
      </w:r>
      <w:r w:rsidR="00210793" w:rsidRPr="34B3980C">
        <w:rPr>
          <w:rFonts w:eastAsiaTheme="minorEastAsia" w:cs="Arial"/>
        </w:rPr>
        <w:t>The James Hutton Institute</w:t>
      </w:r>
      <w:r w:rsidR="007C2DDE" w:rsidRPr="34B3980C">
        <w:rPr>
          <w:rFonts w:eastAsiaTheme="minorEastAsia" w:cs="Arial"/>
        </w:rPr>
        <w:t>)</w:t>
      </w:r>
      <w:r w:rsidRPr="34B3980C">
        <w:rPr>
          <w:rFonts w:eastAsiaTheme="minorEastAsia" w:cs="Arial"/>
        </w:rPr>
        <w:t xml:space="preserve"> system </w:t>
      </w:r>
      <w:r w:rsidRPr="00CD2E26">
        <w:rPr>
          <w:rFonts w:cs="Arial"/>
        </w:rPr>
        <w:t xml:space="preserve">to assay substrate induced respiration </w:t>
      </w:r>
      <w:r w:rsidR="00DF1D86">
        <w:rPr>
          <w:rFonts w:cs="Arial"/>
        </w:rPr>
        <w:t>for</w:t>
      </w:r>
      <w:r w:rsidRPr="00CD2E26">
        <w:rPr>
          <w:rFonts w:cs="Arial"/>
        </w:rPr>
        <w:t xml:space="preserve"> 31 </w:t>
      </w:r>
      <w:r w:rsidRPr="34B3980C">
        <w:rPr>
          <w:rFonts w:eastAsiaTheme="minorEastAsia" w:cs="Arial"/>
        </w:rPr>
        <w:t>substrates selected to represent common root exudates and soil biopolymers, plus a water only control. Each substrate was assayed in triplicate in 96-deepwell plates. ~</w:t>
      </w:r>
      <w:r w:rsidRPr="34B3980C">
        <w:rPr>
          <w:rFonts w:eastAsiaTheme="minorEastAsia" w:cs="Arial"/>
          <w:color w:val="000000" w:themeColor="text1"/>
        </w:rPr>
        <w:t xml:space="preserve">40g of 2mm sieved and homogenized soil from each sample was added to each plate (0.45g/well) with enough solution to reach 60 % WHC. After leaving the samples uncovered for 30min to allow the escape of CO2 produced from abiotic reactions the plates were sealed with sealing mats. Absorbance </w:t>
      </w:r>
      <w:r w:rsidR="00210793" w:rsidRPr="34B3980C">
        <w:rPr>
          <w:rFonts w:eastAsiaTheme="minorEastAsia" w:cs="Arial"/>
          <w:color w:val="000000" w:themeColor="text1"/>
        </w:rPr>
        <w:t xml:space="preserve">at </w:t>
      </w:r>
      <w:r w:rsidRPr="34B3980C">
        <w:rPr>
          <w:rFonts w:eastAsiaTheme="minorEastAsia" w:cs="Arial"/>
          <w:color w:val="000000" w:themeColor="text1"/>
        </w:rPr>
        <w:t>T0 at 570nm of a 96 well plate containing 150uL Cresol Red pH indicator gel (12.5ug/mL Cresol Red. 150mM potassium chloride, 2.5mM sodium bicarbonate, 1% purified agar) was read using a plate reader (</w:t>
      </w:r>
      <w:commentRangeStart w:id="33"/>
      <w:commentRangeStart w:id="34"/>
      <w:r w:rsidRPr="34B3980C">
        <w:rPr>
          <w:rStyle w:val="normaltextrun"/>
          <w:rFonts w:eastAsiaTheme="majorEastAsia" w:cs="Segoe UI"/>
        </w:rPr>
        <w:t xml:space="preserve">BioTek Synergy HT plate </w:t>
      </w:r>
      <w:commentRangeEnd w:id="33"/>
      <w:r w:rsidR="00B42475" w:rsidRPr="34B3980C">
        <w:rPr>
          <w:rStyle w:val="CommentReference"/>
          <w:rFonts w:eastAsiaTheme="majorEastAsia" w:cs="Segoe UI"/>
          <w:sz w:val="24"/>
          <w:szCs w:val="24"/>
        </w:rPr>
        <w:commentReference w:id="33"/>
      </w:r>
      <w:commentRangeEnd w:id="34"/>
      <w:r w:rsidR="004B207B" w:rsidRPr="34B3980C">
        <w:rPr>
          <w:rStyle w:val="CommentReference"/>
          <w:rFonts w:eastAsiaTheme="majorEastAsia" w:cs="Segoe UI"/>
          <w:sz w:val="24"/>
          <w:szCs w:val="24"/>
        </w:rPr>
        <w:commentReference w:id="34"/>
      </w:r>
      <w:r w:rsidRPr="34B3980C">
        <w:rPr>
          <w:rStyle w:val="normaltextrun"/>
          <w:rFonts w:eastAsiaTheme="majorEastAsia" w:cs="Segoe UI"/>
        </w:rPr>
        <w:t>reader, BioTek Instruments, Inc., Winooski, VT, USA)</w:t>
      </w:r>
      <w:r w:rsidRPr="34B3980C">
        <w:rPr>
          <w:rFonts w:eastAsiaTheme="minorEastAsia" w:cs="Arial"/>
          <w:color w:val="000000" w:themeColor="text1"/>
        </w:rPr>
        <w:t xml:space="preserve">, and then immediately inverted and sealed and clamped onto the deepwell plate. Samples were incubated at room temperature. After 5 hours, the 96 well plate containing pH indicator gel was removed and absorbance at 570nm was read. A new indicator plate was placed onto the deepwell plate and seal system immediately after reading its baseline absorbance, incubated until 24hrs after the start of the assay and then absorbance reading was repeated.  Citation: </w:t>
      </w:r>
      <w:hyperlink r:id="rId14" w:tgtFrame="_blank" w:history="1">
        <w:r w:rsidRPr="003111A0">
          <w:rPr>
            <w:rStyle w:val="anchor-text"/>
            <w:rFonts w:cs="Arial"/>
            <w:color w:val="0272B1"/>
            <w:shd w:val="clear" w:color="auto" w:fill="FFFFFF"/>
          </w:rPr>
          <w:t>10.1128/AEM.69.6.3593-3599.2003</w:t>
        </w:r>
      </w:hyperlink>
      <w:r w:rsidRPr="003111A0">
        <w:t xml:space="preserve">) </w:t>
      </w:r>
    </w:p>
    <w:p w14:paraId="797390D2" w14:textId="77777777" w:rsidR="005F4FCE" w:rsidRDefault="005F4FCE" w:rsidP="00474B4A">
      <w:pPr>
        <w:spacing w:line="276" w:lineRule="auto"/>
      </w:pPr>
      <w:r>
        <w:t xml:space="preserve">2. Methods for processing the data: </w:t>
      </w:r>
    </w:p>
    <w:p w14:paraId="32768C43" w14:textId="0CF869B0" w:rsidR="005F4FCE" w:rsidRDefault="009A1FD1" w:rsidP="00474B4A">
      <w:pPr>
        <w:spacing w:line="276" w:lineRule="auto"/>
      </w:pPr>
      <w:r w:rsidRPr="003111A0">
        <w:lastRenderedPageBreak/>
        <w:t xml:space="preserve">Calculations: </w:t>
      </w:r>
      <w:r>
        <w:t xml:space="preserve">Calculations were done according to the MicroResp system instructions. First readings were normalized against T0 reading by dividing the 5hr reading of each well by the T0 reading and then multiplying by the average absorbance at T0. Absorbance was then converted to %CO2 according to the equation %CO2 = (-0.2265 + -1.606/ (1 + (-6.711 * Absorbance))). The CO2 production rate was calculated according to the formula ug CO2-C/gdw/h = (((%CO2/100) x Headpace volume in uL x (44/22.4) x (12/44) x (273/(273+20))/soil dry weight in g))/incubation time in hours). For </w:t>
      </w:r>
      <w:r w:rsidR="00EB7AB2">
        <w:t xml:space="preserve">readings normalized to mgC added the </w:t>
      </w:r>
      <w:r w:rsidR="002A74EE">
        <w:t>CO2-C/gdw/h rate was divided by mgC added per g dry weight soil.</w:t>
      </w:r>
    </w:p>
    <w:p w14:paraId="12094550" w14:textId="13AD893A" w:rsidR="005F4FCE" w:rsidRDefault="005F4FCE" w:rsidP="00474B4A">
      <w:pPr>
        <w:spacing w:line="276" w:lineRule="auto"/>
      </w:pPr>
      <w:r>
        <w:t xml:space="preserve">3. Instrument- or software-specific information needed to interpret the data: </w:t>
      </w:r>
      <w:r w:rsidR="002A74EE">
        <w:t>none</w:t>
      </w:r>
    </w:p>
    <w:p w14:paraId="1A6E916D" w14:textId="6182AF0B" w:rsidR="005F4FCE" w:rsidRDefault="005F4FCE" w:rsidP="00474B4A">
      <w:pPr>
        <w:spacing w:line="276" w:lineRule="auto"/>
      </w:pPr>
      <w:r>
        <w:t xml:space="preserve">4. Standards and calibration information, if appropriate: </w:t>
      </w:r>
      <w:r w:rsidR="002A74EE">
        <w:t>none</w:t>
      </w:r>
    </w:p>
    <w:p w14:paraId="1ECDCA9B" w14:textId="77777777" w:rsidR="005F4FCE" w:rsidRDefault="005F4FCE" w:rsidP="00474B4A">
      <w:pPr>
        <w:spacing w:line="276" w:lineRule="auto"/>
      </w:pPr>
      <w:r>
        <w:t xml:space="preserve">5. </w:t>
      </w:r>
      <w:commentRangeStart w:id="35"/>
      <w:r>
        <w:t>Environmental/experimental conditions</w:t>
      </w:r>
      <w:commentRangeEnd w:id="35"/>
      <w:r w:rsidR="000D53F1">
        <w:rPr>
          <w:rStyle w:val="CommentReference"/>
          <w:sz w:val="24"/>
          <w:szCs w:val="24"/>
        </w:rPr>
        <w:commentReference w:id="35"/>
      </w:r>
      <w:r>
        <w:t xml:space="preserve">: </w:t>
      </w:r>
    </w:p>
    <w:p w14:paraId="6B8593ED" w14:textId="77777777" w:rsidR="001D1C90" w:rsidRPr="00CD27C5" w:rsidRDefault="001D1C90" w:rsidP="00474B4A">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23F3FA2B" w14:textId="63AA8C22" w:rsidR="00A378A8" w:rsidRPr="001D1C90" w:rsidRDefault="001D1C90" w:rsidP="00474B4A">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xml:space="preserve">), operated by Washington State University, and described in our previous publications. The site is characterized by marginal soil with low organic matter content </w:t>
      </w:r>
      <w:r w:rsidR="00FD58DC">
        <w:rPr>
          <w:rStyle w:val="normaltextrun"/>
          <w:rFonts w:ascii="Aptos" w:eastAsiaTheme="majorEastAsia" w:hAnsi="Aptos" w:cs="Segoe UI"/>
        </w:rPr>
        <w:t>(~1.5% at the 5-15cm depth)</w:t>
      </w:r>
      <w:r>
        <w:rPr>
          <w:rStyle w:val="normaltextrun"/>
          <w:rFonts w:ascii="Aptos" w:eastAsiaTheme="majorEastAsia" w:hAnsi="Aptos" w:cs="Segoe UI"/>
        </w:rPr>
        <w:t xml:space="preserve"> and pH of 8. Tall wheatgrass (</w:t>
      </w:r>
      <w:r>
        <w:rPr>
          <w:rStyle w:val="normaltextrun"/>
          <w:rFonts w:ascii="Aptos" w:eastAsiaTheme="majorEastAsia" w:hAnsi="Aptos" w:cs="Segoe UI"/>
          <w:i/>
          <w:iCs/>
        </w:rPr>
        <w:t>Thinopyrum ponticum</w:t>
      </w:r>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36"/>
      <w:r>
        <w:rPr>
          <w:rStyle w:val="normaltextrun"/>
          <w:rFonts w:ascii="Aptos" w:eastAsiaTheme="majorEastAsia" w:hAnsi="Aptos" w:cs="Segoe UI"/>
        </w:rPr>
        <w:t xml:space="preserve">2019-2023 </w:t>
      </w:r>
      <w:commentRangeEnd w:id="36"/>
      <w:r w:rsidR="009A6EC6">
        <w:rPr>
          <w:rStyle w:val="CommentReference"/>
          <w:rFonts w:ascii="Aptos" w:eastAsiaTheme="majorEastAsia" w:hAnsi="Aptos" w:cs="Segoe UI"/>
          <w:sz w:val="24"/>
          <w:szCs w:val="24"/>
        </w:rPr>
        <w:commentReference w:id="36"/>
      </w:r>
      <w:r>
        <w:rPr>
          <w:rStyle w:val="normaltextrun"/>
          <w:rFonts w:ascii="Aptos" w:eastAsiaTheme="majorEastAsia" w:hAnsi="Aptos" w:cs="Segoe UI"/>
        </w:rPr>
        <w:t xml:space="preserve">water was supplied at four levels (100%, 75%, 50%, and 25% field water capacity) to create plots with differing water stress. </w:t>
      </w:r>
      <w:r w:rsidR="00F47735">
        <w:rPr>
          <w:rStyle w:val="normaltextrun"/>
          <w:rFonts w:ascii="Aptos" w:eastAsiaTheme="majorEastAsia" w:hAnsi="Aptos" w:cs="Segoe UI"/>
        </w:rPr>
        <w:t xml:space="preserve">Irrigation is provided through drip lines from April to October. </w:t>
      </w:r>
      <w:r>
        <w:rPr>
          <w:rStyle w:val="normaltextrun"/>
          <w:rFonts w:ascii="Aptos" w:eastAsiaTheme="majorEastAsia" w:hAnsi="Aptos" w:cs="Segoe UI"/>
        </w:rPr>
        <w:t xml:space="preserve">Each experimental plot is 2.1 m × 10.7 m with a 1.5 m alley between adjacent plots. (Citations: </w:t>
      </w:r>
      <w:hyperlink r:id="rId15"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16"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17"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70BED4CC" w14:textId="77777777" w:rsidR="00A378A8" w:rsidRDefault="00A378A8" w:rsidP="00474B4A">
      <w:pPr>
        <w:spacing w:line="276" w:lineRule="auto"/>
      </w:pPr>
    </w:p>
    <w:p w14:paraId="5AA83BCC" w14:textId="77777777" w:rsidR="000507D8" w:rsidRPr="003614C2" w:rsidRDefault="000507D8"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030AF567" w14:textId="530ADDA0" w:rsidR="000507D8" w:rsidRDefault="000507D8" w:rsidP="00474B4A">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Soil cores were collected on the first Wednesday of each month from June 2023</w:t>
      </w:r>
      <w:r w:rsidR="00E9615B">
        <w:rPr>
          <w:rStyle w:val="normaltextrun"/>
          <w:rFonts w:ascii="Aptos" w:eastAsiaTheme="majorEastAsia" w:hAnsi="Aptos" w:cs="Segoe UI"/>
        </w:rPr>
        <w:t xml:space="preserve"> </w:t>
      </w:r>
      <w:r>
        <w:rPr>
          <w:rStyle w:val="normaltextrun"/>
          <w:rFonts w:ascii="Aptos" w:eastAsiaTheme="majorEastAsia" w:hAnsi="Aptos" w:cs="Segoe UI"/>
        </w:rPr>
        <w:t>-</w:t>
      </w:r>
      <w:r w:rsidR="00E9615B">
        <w:rPr>
          <w:rStyle w:val="normaltextrun"/>
          <w:rFonts w:ascii="Aptos" w:eastAsiaTheme="majorEastAsia" w:hAnsi="Aptos" w:cs="Segoe UI"/>
        </w:rPr>
        <w:t xml:space="preserve"> </w:t>
      </w:r>
      <w:r>
        <w:rPr>
          <w:rStyle w:val="normaltextrun"/>
          <w:rFonts w:ascii="Aptos" w:eastAsiaTheme="majorEastAsia" w:hAnsi="Aptos" w:cs="Segoe UI"/>
        </w:rPr>
        <w:t>June</w:t>
      </w:r>
      <w:r w:rsidR="00050E03">
        <w:rPr>
          <w:rStyle w:val="normaltextrun"/>
          <w:rFonts w:ascii="Aptos" w:eastAsiaTheme="majorEastAsia" w:hAnsi="Aptos" w:cs="Segoe UI"/>
        </w:rPr>
        <w:t xml:space="preserve"> </w:t>
      </w:r>
      <w:r>
        <w:rPr>
          <w:rStyle w:val="normaltextrun"/>
          <w:rFonts w:ascii="Aptos" w:eastAsiaTheme="majorEastAsia" w:hAnsi="Aptos" w:cs="Segoe UI"/>
        </w:rPr>
        <w:t xml:space="preserve">2024. from plots within 25% and 100% irrigation treatments, including 6 field replicates per treatment. All sampled plots were planted with </w:t>
      </w:r>
      <w:r w:rsidRPr="000059D8">
        <w:rPr>
          <w:rStyle w:val="normaltextrun"/>
          <w:rFonts w:ascii="Aptos" w:eastAsiaTheme="majorEastAsia" w:hAnsi="Aptos" w:cs="Segoe UI"/>
        </w:rPr>
        <w:t>the Jose cultivar, resulting in n = 6</w:t>
      </w:r>
      <w:r w:rsidR="000059D8" w:rsidRPr="000059D8">
        <w:rPr>
          <w:rStyle w:val="normaltextrun"/>
          <w:rFonts w:ascii="Aptos" w:eastAsiaTheme="majorEastAsia" w:hAnsi="Aptos" w:cs="Segoe UI"/>
        </w:rPr>
        <w:t xml:space="preserve"> for each irrigation treatment per collection date</w:t>
      </w:r>
      <w:r w:rsidRPr="000059D8">
        <w:rPr>
          <w:rStyle w:val="normaltextrun"/>
          <w:rFonts w:ascii="Aptos" w:eastAsiaTheme="majorEastAsia" w:hAnsi="Aptos" w:cs="Segoe UI"/>
        </w:rPr>
        <w:t xml:space="preserve">. Within each plot, </w:t>
      </w:r>
      <w:r w:rsidR="000059D8" w:rsidRPr="000059D8">
        <w:rPr>
          <w:rStyle w:val="normaltextrun"/>
          <w:rFonts w:ascii="Aptos" w:eastAsiaTheme="majorEastAsia" w:hAnsi="Aptos" w:cs="Segoe UI"/>
        </w:rPr>
        <w:t>three</w:t>
      </w:r>
      <w:r w:rsidRPr="000059D8">
        <w:rPr>
          <w:rStyle w:val="normaltextrun"/>
          <w:rFonts w:ascii="Aptos" w:eastAsiaTheme="majorEastAsia" w:hAnsi="Aptos" w:cs="Segoe UI"/>
        </w:rPr>
        <w:t xml:space="preserve"> </w:t>
      </w:r>
      <w:r w:rsidR="000059D8">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sidR="000059D8">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sidR="000059D8">
        <w:rPr>
          <w:rStyle w:val="normaltextrun"/>
          <w:rFonts w:ascii="Aptos" w:eastAsiaTheme="majorEastAsia" w:hAnsi="Aptos" w:cs="Segoe UI"/>
        </w:rPr>
        <w:t>. Triplicate cores were pooled and</w:t>
      </w:r>
      <w:r>
        <w:rPr>
          <w:rStyle w:val="normaltextrun"/>
          <w:rFonts w:ascii="Aptos" w:eastAsiaTheme="majorEastAsia" w:hAnsi="Aptos" w:cs="Segoe UI"/>
        </w:rPr>
        <w:t xml:space="preserve">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56752EAF" w14:textId="77777777" w:rsidR="000507D8" w:rsidRDefault="000507D8" w:rsidP="00474B4A">
      <w:pPr>
        <w:pStyle w:val="paragraph"/>
        <w:spacing w:before="0" w:beforeAutospacing="0" w:after="0" w:afterAutospacing="0" w:line="276" w:lineRule="auto"/>
        <w:textAlignment w:val="baseline"/>
        <w:rPr>
          <w:rStyle w:val="eop"/>
          <w:rFonts w:ascii="Aptos" w:eastAsiaTheme="majorEastAsia" w:hAnsi="Aptos" w:cs="Segoe UI"/>
        </w:rPr>
      </w:pPr>
    </w:p>
    <w:p w14:paraId="688CC73E" w14:textId="77777777" w:rsidR="000507D8" w:rsidRPr="003614C2" w:rsidRDefault="000507D8"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6AD7719D" w14:textId="6B0614D5" w:rsidR="00A378A8" w:rsidRDefault="000507D8"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lastRenderedPageBreak/>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t>
      </w:r>
      <w:r w:rsidR="000059D8">
        <w:rPr>
          <w:rStyle w:val="normaltextrun"/>
          <w:rFonts w:ascii="Aptos" w:eastAsiaTheme="majorEastAsia" w:hAnsi="Aptos" w:cs="Segoe UI"/>
        </w:rPr>
        <w:t>within 24 hours</w:t>
      </w:r>
      <w:r w:rsidR="006357F0">
        <w:rPr>
          <w:rStyle w:val="normaltextrun"/>
          <w:rFonts w:ascii="Aptos" w:eastAsiaTheme="majorEastAsia" w:hAnsi="Aptos" w:cs="Segoe UI"/>
        </w:rPr>
        <w:t xml:space="preserve"> of</w:t>
      </w:r>
      <w:r>
        <w:rPr>
          <w:rStyle w:val="normaltextrun"/>
          <w:rFonts w:ascii="Aptos" w:eastAsiaTheme="majorEastAsia" w:hAnsi="Aptos" w:cs="Segoe UI"/>
        </w:rPr>
        <w:t xml:space="preserve"> sample collection. Subsamples</w:t>
      </w:r>
      <w:r w:rsidR="006357F0">
        <w:rPr>
          <w:rStyle w:val="normaltextrun"/>
          <w:rFonts w:ascii="Aptos" w:eastAsiaTheme="majorEastAsia" w:hAnsi="Aptos" w:cs="Segoe UI"/>
        </w:rPr>
        <w:t xml:space="preserve"> for MicroResp </w:t>
      </w:r>
      <w:r>
        <w:rPr>
          <w:rStyle w:val="normaltextrun"/>
          <w:rFonts w:ascii="Aptos" w:eastAsiaTheme="majorEastAsia" w:hAnsi="Aptos" w:cs="Segoe UI"/>
        </w:rPr>
        <w:t>were stored at 4</w:t>
      </w:r>
      <w:r>
        <w:rPr>
          <w:rStyle w:val="normaltextrun"/>
          <w:rFonts w:ascii="Symbol" w:eastAsiaTheme="majorEastAsia" w:hAnsi="Symbol" w:cs="Segoe UI"/>
        </w:rPr>
        <w:t>°</w:t>
      </w:r>
      <w:r>
        <w:rPr>
          <w:rStyle w:val="normaltextrun"/>
          <w:rFonts w:ascii="Aptos" w:eastAsiaTheme="majorEastAsia" w:hAnsi="Aptos" w:cs="Segoe UI"/>
        </w:rPr>
        <w:t xml:space="preserve">C until further </w:t>
      </w:r>
      <w:r w:rsidR="006357F0">
        <w:rPr>
          <w:rStyle w:val="normaltextrun"/>
          <w:rFonts w:ascii="Aptos" w:eastAsiaTheme="majorEastAsia" w:hAnsi="Aptos" w:cs="Segoe UI"/>
        </w:rPr>
        <w:t>analysis within 1 week of sample collection.</w:t>
      </w:r>
    </w:p>
    <w:p w14:paraId="270A9A5E" w14:textId="77777777" w:rsidR="006357F0" w:rsidRPr="006357F0" w:rsidRDefault="006357F0" w:rsidP="00474B4A">
      <w:pPr>
        <w:pStyle w:val="paragraph"/>
        <w:spacing w:before="0" w:beforeAutospacing="0" w:after="0" w:afterAutospacing="0" w:line="276" w:lineRule="auto"/>
        <w:textAlignment w:val="baseline"/>
        <w:rPr>
          <w:rFonts w:ascii="Segoe UI" w:hAnsi="Segoe UI" w:cs="Segoe UI"/>
          <w:sz w:val="18"/>
          <w:szCs w:val="18"/>
        </w:rPr>
      </w:pPr>
    </w:p>
    <w:p w14:paraId="23C77988" w14:textId="74E91CA4" w:rsidR="005F4FCE" w:rsidRDefault="005F4FCE" w:rsidP="00474B4A">
      <w:pPr>
        <w:spacing w:line="276" w:lineRule="auto"/>
      </w:pPr>
      <w:r>
        <w:t xml:space="preserve">6. Describe any quality-assurance procedures performed on the data: </w:t>
      </w:r>
      <w:r w:rsidR="006357F0">
        <w:t>not applicable</w:t>
      </w:r>
    </w:p>
    <w:p w14:paraId="53E58C1E" w14:textId="5CF554F5" w:rsidR="009B1F28" w:rsidRDefault="005F4FCE" w:rsidP="00474B4A">
      <w:pPr>
        <w:spacing w:line="276" w:lineRule="auto"/>
        <w:rPr>
          <w:u w:val="single"/>
        </w:rPr>
      </w:pPr>
      <w:r>
        <w:t xml:space="preserve">7. People involved with sample collection, processing, analysis and/or submission: </w:t>
      </w:r>
      <w:r w:rsidR="007F26F3" w:rsidRPr="00F47735">
        <w:t xml:space="preserve">Sheryl Bell, Amy Zimmerman, Regan McDearis, Evan Warburton, Sharon Zhao, </w:t>
      </w:r>
      <w:r w:rsidR="00B922B5" w:rsidRPr="00F47735">
        <w:t xml:space="preserve">Vanessa Garayburu-Caruso, Kali Cornwell, </w:t>
      </w:r>
      <w:r w:rsidR="00AA085C" w:rsidRPr="00F47735">
        <w:t>Gregory Martin, Mischelle Schutz</w:t>
      </w:r>
    </w:p>
    <w:p w14:paraId="1353CD17" w14:textId="77777777" w:rsidR="00BB033D" w:rsidRDefault="00BB033D" w:rsidP="00474B4A">
      <w:pPr>
        <w:spacing w:line="276" w:lineRule="auto"/>
      </w:pPr>
    </w:p>
    <w:p w14:paraId="560985E4" w14:textId="635A1E93" w:rsidR="009B1F28" w:rsidRPr="00BB033D" w:rsidRDefault="009B1F28" w:rsidP="00474B4A">
      <w:pPr>
        <w:spacing w:line="276" w:lineRule="auto"/>
        <w:rPr>
          <w:b/>
          <w:u w:val="single"/>
        </w:rPr>
      </w:pPr>
      <w:r w:rsidRPr="00BB033D">
        <w:rPr>
          <w:b/>
        </w:rPr>
        <w:t xml:space="preserve">DATA-SPECIFIC INFORMATION FOR: </w:t>
      </w:r>
      <w:r w:rsidRPr="008E1DD9">
        <w:rPr>
          <w:b/>
          <w:bCs/>
        </w:rPr>
        <w:t>[</w:t>
      </w:r>
      <w:r w:rsidR="008E1DD9" w:rsidRPr="0028193E">
        <w:rPr>
          <w:b/>
          <w:bCs/>
        </w:rPr>
        <w:t>SoilSFA_3.1_</w:t>
      </w:r>
      <w:r w:rsidR="008E1DD9">
        <w:rPr>
          <w:b/>
          <w:bCs/>
        </w:rPr>
        <w:t>EEA.csv</w:t>
      </w:r>
      <w:r w:rsidRPr="008E1DD9">
        <w:rPr>
          <w:b/>
          <w:bCs/>
        </w:rPr>
        <w:t xml:space="preserve">] </w:t>
      </w:r>
    </w:p>
    <w:p w14:paraId="466271B1" w14:textId="77777777" w:rsidR="009B1F28" w:rsidRPr="008E1DD9" w:rsidRDefault="009B1F28" w:rsidP="00474B4A">
      <w:pPr>
        <w:spacing w:line="276" w:lineRule="auto"/>
      </w:pPr>
      <w:r w:rsidRPr="008E1DD9">
        <w:t>&lt;repeat this section for each dataset, folder or file, as appropriate&gt;</w:t>
      </w:r>
    </w:p>
    <w:p w14:paraId="0EBCC23F" w14:textId="2200D821" w:rsidR="009B1F28" w:rsidRPr="008E1DD9" w:rsidRDefault="009B1F28" w:rsidP="00474B4A">
      <w:pPr>
        <w:spacing w:line="276" w:lineRule="auto"/>
      </w:pPr>
      <w:r w:rsidRPr="008E1DD9">
        <w:t xml:space="preserve">1. Number of variables: </w:t>
      </w:r>
      <w:r w:rsidR="000C2814">
        <w:t>20</w:t>
      </w:r>
    </w:p>
    <w:p w14:paraId="68EEB04E" w14:textId="58C6A2FC" w:rsidR="009B1F28" w:rsidRPr="008E1DD9" w:rsidRDefault="009B1F28" w:rsidP="00474B4A">
      <w:pPr>
        <w:spacing w:line="276" w:lineRule="auto"/>
      </w:pPr>
      <w:r w:rsidRPr="008E1DD9">
        <w:t xml:space="preserve">2. Number of cases/rows: </w:t>
      </w:r>
      <w:r w:rsidR="000C2814">
        <w:t>157 including header</w:t>
      </w:r>
    </w:p>
    <w:p w14:paraId="27EE9766" w14:textId="77777777" w:rsidR="009B1F28" w:rsidRPr="008E1DD9" w:rsidRDefault="009B1F28" w:rsidP="00474B4A">
      <w:pPr>
        <w:spacing w:line="276" w:lineRule="auto"/>
      </w:pPr>
      <w:r w:rsidRPr="008E1DD9">
        <w:t xml:space="preserve">3. Variable List: </w:t>
      </w:r>
    </w:p>
    <w:p w14:paraId="481E0490" w14:textId="77777777" w:rsidR="009B1F28" w:rsidRPr="008E1DD9" w:rsidRDefault="009B1F28" w:rsidP="00474B4A">
      <w:pPr>
        <w:spacing w:line="276" w:lineRule="auto"/>
      </w:pPr>
      <w:r w:rsidRPr="008E1DD9">
        <w:t>Sample_cat: unique Soils SFA identifier (format SM####)</w:t>
      </w:r>
    </w:p>
    <w:p w14:paraId="42A1F58F" w14:textId="77777777" w:rsidR="009B1F28" w:rsidRPr="008E1DD9" w:rsidRDefault="009B1F28" w:rsidP="00474B4A">
      <w:pPr>
        <w:spacing w:line="276" w:lineRule="auto"/>
      </w:pPr>
      <w:r w:rsidRPr="008E1DD9">
        <w:t>Collection_date: date of sample collection (YYYY-MM-DD)</w:t>
      </w:r>
    </w:p>
    <w:p w14:paraId="5A564258" w14:textId="77777777" w:rsidR="009B1F28" w:rsidRPr="008E1DD9" w:rsidRDefault="009B1F28" w:rsidP="00474B4A">
      <w:pPr>
        <w:spacing w:line="276" w:lineRule="auto"/>
      </w:pPr>
      <w:r w:rsidRPr="008E1DD9">
        <w:t>Plot: unique numeric plot ID (1,25,27,40,46,57,8,13,28, 33, 48, 53</w:t>
      </w:r>
    </w:p>
    <w:p w14:paraId="3A3C0A2D" w14:textId="77777777" w:rsidR="009B1F28" w:rsidRPr="008E1DD9" w:rsidRDefault="009B1F28" w:rsidP="00474B4A">
      <w:pPr>
        <w:spacing w:line="276" w:lineRule="auto"/>
      </w:pPr>
      <w:r w:rsidRPr="008E1DD9">
        <w:t>Irrigation_trmt_pct: irrigation treatment level by relative % water application (25, 100)</w:t>
      </w:r>
    </w:p>
    <w:p w14:paraId="2C5F42E1" w14:textId="70D48E56" w:rsidR="009B1F28" w:rsidRDefault="009B1F28" w:rsidP="00474B4A">
      <w:pPr>
        <w:spacing w:line="276" w:lineRule="auto"/>
      </w:pPr>
      <w:r w:rsidRPr="008E1DD9">
        <w:t>Irrigat</w:t>
      </w:r>
      <w:r w:rsidR="005E400C">
        <w:t>i</w:t>
      </w:r>
      <w:r w:rsidRPr="008E1DD9">
        <w:t>on_trmt_cat: irrigation treatment level by category (T1 = 100%, T4 = 25%)</w:t>
      </w:r>
    </w:p>
    <w:p w14:paraId="163FA447" w14:textId="580F02AD" w:rsidR="00BA034E" w:rsidRDefault="00BA034E" w:rsidP="00474B4A">
      <w:pPr>
        <w:spacing w:line="276" w:lineRule="auto"/>
      </w:pPr>
      <w:r w:rsidRPr="00BA034E">
        <w:t>BG_</w:t>
      </w:r>
      <w:r w:rsidR="0074279D" w:rsidRPr="0074279D">
        <w:t>nmol_gdw_h</w:t>
      </w:r>
      <w:r w:rsidR="00C05C4E">
        <w:t>:</w:t>
      </w:r>
      <w:r w:rsidR="002A693A" w:rsidRPr="002A693A">
        <w:t xml:space="preserve"> Release of 4-Methylumbelliferone (MUB) from 4-MUB-b-D-glucopyranoside</w:t>
      </w:r>
      <w:r w:rsidRPr="00BA034E">
        <w:tab/>
      </w:r>
    </w:p>
    <w:p w14:paraId="39C9A4C4" w14:textId="5156B4FC" w:rsidR="00BA034E" w:rsidRDefault="00BA034E" w:rsidP="00474B4A">
      <w:pPr>
        <w:spacing w:line="276" w:lineRule="auto"/>
      </w:pPr>
      <w:r w:rsidRPr="00BA034E">
        <w:t>BX_</w:t>
      </w:r>
      <w:r w:rsidR="0074279D" w:rsidRPr="0074279D">
        <w:t>nmol_gdw_h</w:t>
      </w:r>
      <w:r w:rsidR="002A693A">
        <w:t xml:space="preserve">: </w:t>
      </w:r>
      <w:r w:rsidR="002A693A" w:rsidRPr="002A693A">
        <w:t>Release of 4-Methylumbelliferone (MUB) from 4-MUB-b-D-xyloside</w:t>
      </w:r>
      <w:r w:rsidRPr="00BA034E">
        <w:tab/>
      </w:r>
    </w:p>
    <w:p w14:paraId="547AF09C" w14:textId="5265B3F1" w:rsidR="00BA034E" w:rsidRDefault="00BA034E" w:rsidP="00474B4A">
      <w:pPr>
        <w:spacing w:line="276" w:lineRule="auto"/>
      </w:pPr>
      <w:r w:rsidRPr="00BA034E">
        <w:t>CB_</w:t>
      </w:r>
      <w:r w:rsidR="0074279D" w:rsidRPr="0074279D">
        <w:t>nmol_gdw_h</w:t>
      </w:r>
      <w:r w:rsidR="002A693A">
        <w:t xml:space="preserve">: </w:t>
      </w:r>
      <w:r w:rsidR="002A693A" w:rsidRPr="002A693A">
        <w:t>Release of 4-Methylumbelliferone (MUB) from 4-MUB-b-D-cellobioside</w:t>
      </w:r>
      <w:r w:rsidRPr="00BA034E">
        <w:tab/>
      </w:r>
    </w:p>
    <w:p w14:paraId="029B72BC" w14:textId="16C91A2D" w:rsidR="00BA034E" w:rsidRDefault="00BA034E" w:rsidP="00474B4A">
      <w:pPr>
        <w:spacing w:line="276" w:lineRule="auto"/>
      </w:pPr>
      <w:r w:rsidRPr="00BA034E">
        <w:t>AP</w:t>
      </w:r>
      <w:r w:rsidR="0074279D" w:rsidRPr="0074279D">
        <w:t>_nmol_gdw_h</w:t>
      </w:r>
      <w:r w:rsidR="00846D86">
        <w:t xml:space="preserve">: </w:t>
      </w:r>
      <w:r w:rsidR="00846D86" w:rsidRPr="00846D86">
        <w:t>Release of 4-Methylumbelliferone (MUB) from 4-MUB-phosphate</w:t>
      </w:r>
      <w:r w:rsidRPr="00BA034E">
        <w:tab/>
      </w:r>
    </w:p>
    <w:p w14:paraId="69174E4C" w14:textId="7F1BAA18" w:rsidR="00BA034E" w:rsidRDefault="00BA034E" w:rsidP="00474B4A">
      <w:pPr>
        <w:spacing w:line="276" w:lineRule="auto"/>
      </w:pPr>
      <w:r w:rsidRPr="00BA034E">
        <w:t>NAG</w:t>
      </w:r>
      <w:r w:rsidR="0074279D" w:rsidRPr="0074279D">
        <w:t>_nmol_gdw_h</w:t>
      </w:r>
      <w:r w:rsidR="00846D86">
        <w:t xml:space="preserve">: </w:t>
      </w:r>
      <w:r w:rsidR="00846D86" w:rsidRPr="00846D86">
        <w:t>Release of 4-Methylumbelliferone (MUB) from 4-MUB-b-D-glucosaminide</w:t>
      </w:r>
    </w:p>
    <w:p w14:paraId="7A040498" w14:textId="3C2A8C44" w:rsidR="00BA034E" w:rsidRDefault="00BA034E" w:rsidP="00474B4A">
      <w:pPr>
        <w:spacing w:line="276" w:lineRule="auto"/>
      </w:pPr>
      <w:r w:rsidRPr="00BA034E">
        <w:t>Leu</w:t>
      </w:r>
      <w:r w:rsidR="0074279D" w:rsidRPr="0074279D">
        <w:t>_nmol_gdw_h</w:t>
      </w:r>
      <w:r w:rsidR="00846D86">
        <w:t xml:space="preserve">: </w:t>
      </w:r>
      <w:r w:rsidR="00846D86" w:rsidRPr="00846D86">
        <w:t>Release of 4-methylcoumarin (MUC) from L-Leucine-7-amino-4-MUC</w:t>
      </w:r>
    </w:p>
    <w:p w14:paraId="4867E4FF" w14:textId="100B397C" w:rsidR="00BA034E" w:rsidRDefault="00BA034E" w:rsidP="00474B4A">
      <w:pPr>
        <w:spacing w:line="276" w:lineRule="auto"/>
      </w:pPr>
      <w:r w:rsidRPr="00BA034E">
        <w:t>Ala</w:t>
      </w:r>
      <w:r w:rsidR="0074279D" w:rsidRPr="0074279D">
        <w:t>_nmol_gdw_h</w:t>
      </w:r>
      <w:r w:rsidR="00846D86">
        <w:t xml:space="preserve">: </w:t>
      </w:r>
      <w:r w:rsidR="00B216E5" w:rsidRPr="00B216E5">
        <w:t>Release of 4-methylcoumarin (MUC) from L-Alanine-7-amino-4-MUC</w:t>
      </w:r>
    </w:p>
    <w:p w14:paraId="29A4ADD2" w14:textId="4C0A2FF2" w:rsidR="00D957E7" w:rsidRDefault="00D957E7" w:rsidP="00474B4A">
      <w:pPr>
        <w:spacing w:line="276" w:lineRule="auto"/>
      </w:pPr>
      <w:r w:rsidRPr="00D957E7">
        <w:lastRenderedPageBreak/>
        <w:t>Sum_Carbon</w:t>
      </w:r>
      <w:r>
        <w:t xml:space="preserve">: </w:t>
      </w:r>
      <w:r w:rsidR="002B3BDC">
        <w:t>Summed activity of enzymes primarily targeted at carbon</w:t>
      </w:r>
      <w:r w:rsidR="001318AB">
        <w:t xml:space="preserve"> degradation (</w:t>
      </w:r>
      <w:r w:rsidR="00BA034E">
        <w:t>BG</w:t>
      </w:r>
      <w:r w:rsidR="0074279D" w:rsidRPr="0074279D">
        <w:t>_nmol_gdw_h</w:t>
      </w:r>
      <w:r w:rsidR="00DF3F23">
        <w:t xml:space="preserve"> + BX</w:t>
      </w:r>
      <w:r w:rsidR="0074279D" w:rsidRPr="0074279D">
        <w:t>_nmol_gdw_h</w:t>
      </w:r>
      <w:r w:rsidR="0074279D">
        <w:t xml:space="preserve"> </w:t>
      </w:r>
      <w:r w:rsidR="00DF3F23">
        <w:t xml:space="preserve">+ </w:t>
      </w:r>
      <w:r w:rsidR="0074279D">
        <w:t>CB</w:t>
      </w:r>
      <w:r w:rsidR="0074279D" w:rsidRPr="0074279D">
        <w:t>_nmol_gdw_h</w:t>
      </w:r>
      <w:r w:rsidR="00DF3F23">
        <w:t>)</w:t>
      </w:r>
    </w:p>
    <w:p w14:paraId="643786DF" w14:textId="77CC17F5" w:rsidR="00D957E7" w:rsidRDefault="00D957E7" w:rsidP="00474B4A">
      <w:pPr>
        <w:spacing w:line="276" w:lineRule="auto"/>
      </w:pPr>
      <w:r w:rsidRPr="00D957E7">
        <w:t>Sum_Nitrogen</w:t>
      </w:r>
      <w:r w:rsidR="00DF3F23">
        <w:t>: Summed activity of enzymes primarily targeted at nitrogen degradation (NAG</w:t>
      </w:r>
      <w:r w:rsidR="0074279D" w:rsidRPr="0074279D">
        <w:t>_nmol_gdw_h</w:t>
      </w:r>
      <w:r w:rsidR="0074279D">
        <w:t xml:space="preserve"> </w:t>
      </w:r>
      <w:r w:rsidR="00DF3F23">
        <w:t xml:space="preserve">+ </w:t>
      </w:r>
      <w:r w:rsidR="00412382">
        <w:t>Leu</w:t>
      </w:r>
      <w:r w:rsidR="0074279D" w:rsidRPr="0074279D">
        <w:t>_nmol_gdw_h</w:t>
      </w:r>
      <w:r w:rsidR="0074279D">
        <w:t xml:space="preserve"> </w:t>
      </w:r>
      <w:r w:rsidR="00412382">
        <w:t>+ Ala</w:t>
      </w:r>
      <w:r w:rsidR="0074279D" w:rsidRPr="0074279D">
        <w:t>_nmol_gdw_h</w:t>
      </w:r>
      <w:r w:rsidR="00412382">
        <w:t>)</w:t>
      </w:r>
      <w:r w:rsidRPr="00D957E7">
        <w:tab/>
      </w:r>
    </w:p>
    <w:p w14:paraId="00FC2279" w14:textId="40A182C8" w:rsidR="00D957E7" w:rsidRDefault="00D957E7" w:rsidP="00474B4A">
      <w:pPr>
        <w:spacing w:line="276" w:lineRule="auto"/>
      </w:pPr>
      <w:r w:rsidRPr="00D957E7">
        <w:t>Sum_Phosphorus</w:t>
      </w:r>
      <w:r w:rsidR="00412382">
        <w:t xml:space="preserve">: Summed activity of enzymes primarily targeted at phosphorus degradation (equals to </w:t>
      </w:r>
      <w:r w:rsidR="00412382" w:rsidRPr="00BA034E">
        <w:t>AP</w:t>
      </w:r>
      <w:r w:rsidR="0074279D" w:rsidRPr="0074279D">
        <w:t>_nmol_gdw_h</w:t>
      </w:r>
      <w:r w:rsidR="00412382">
        <w:t>)</w:t>
      </w:r>
    </w:p>
    <w:p w14:paraId="53EDF0C1" w14:textId="385BE116" w:rsidR="00D957E7" w:rsidRDefault="0074279D" w:rsidP="00474B4A">
      <w:pPr>
        <w:spacing w:line="276" w:lineRule="auto"/>
      </w:pPr>
      <w:r>
        <w:t>EEA_</w:t>
      </w:r>
      <w:r w:rsidR="00D957E7" w:rsidRPr="00D957E7">
        <w:t>C_N</w:t>
      </w:r>
      <w:r w:rsidR="00352EC2">
        <w:t>: Ratio of Sum_Carbon: Sum_Nitrogen (unitless)</w:t>
      </w:r>
      <w:r w:rsidR="00D957E7" w:rsidRPr="00D957E7">
        <w:tab/>
      </w:r>
    </w:p>
    <w:p w14:paraId="4B868FDB" w14:textId="31B36122" w:rsidR="00D957E7" w:rsidRDefault="0074279D" w:rsidP="00474B4A">
      <w:pPr>
        <w:spacing w:line="276" w:lineRule="auto"/>
      </w:pPr>
      <w:r>
        <w:t>EEA_</w:t>
      </w:r>
      <w:r w:rsidR="00D957E7" w:rsidRPr="00D957E7">
        <w:t>C_P</w:t>
      </w:r>
      <w:r w:rsidR="00352EC2">
        <w:t>:</w:t>
      </w:r>
      <w:r w:rsidR="00352EC2" w:rsidRPr="00352EC2">
        <w:t xml:space="preserve"> </w:t>
      </w:r>
      <w:r w:rsidR="00352EC2">
        <w:t>Ratio of Sum_Carbon: Sum_Phosphorus (unitless)</w:t>
      </w:r>
      <w:r w:rsidR="00D957E7" w:rsidRPr="00D957E7">
        <w:tab/>
      </w:r>
    </w:p>
    <w:p w14:paraId="24A06514" w14:textId="3B0B2042" w:rsidR="00E23454" w:rsidRDefault="0074279D" w:rsidP="00474B4A">
      <w:pPr>
        <w:spacing w:line="276" w:lineRule="auto"/>
      </w:pPr>
      <w:r>
        <w:t>EEA_</w:t>
      </w:r>
      <w:r w:rsidR="00D957E7" w:rsidRPr="00D957E7">
        <w:t>N_P</w:t>
      </w:r>
      <w:r w:rsidR="00352EC2">
        <w:t>: Ratio of Sum_Nitrogen: Sum_Phosphorus (unitless)</w:t>
      </w:r>
      <w:r w:rsidR="00352EC2" w:rsidRPr="00D957E7">
        <w:tab/>
      </w:r>
    </w:p>
    <w:p w14:paraId="7631F59D" w14:textId="77777777" w:rsidR="00D60281" w:rsidRDefault="00D60281" w:rsidP="00474B4A">
      <w:pPr>
        <w:spacing w:line="276" w:lineRule="auto"/>
      </w:pPr>
      <w:r>
        <w:t>MBC_ug_gdw: microbial biomass carbon measurement (ug C/g dry soil)</w:t>
      </w:r>
    </w:p>
    <w:p w14:paraId="75A86F5C" w14:textId="77777777" w:rsidR="00D60281" w:rsidRDefault="00D60281" w:rsidP="00474B4A">
      <w:pPr>
        <w:spacing w:line="276" w:lineRule="auto"/>
      </w:pPr>
      <w:r>
        <w:t>MBN_ug_gdw: microbial biomass carbon measurement (ug N/g dry soil)</w:t>
      </w:r>
    </w:p>
    <w:p w14:paraId="37537C76" w14:textId="6544DD15" w:rsidR="009B1F28" w:rsidRPr="008E1DD9" w:rsidRDefault="009B1F28" w:rsidP="00474B4A">
      <w:pPr>
        <w:spacing w:line="276" w:lineRule="auto"/>
      </w:pPr>
      <w:r w:rsidRPr="008E1DD9">
        <w:t xml:space="preserve">4. Missing data codes: </w:t>
      </w:r>
      <w:r w:rsidR="00316C66">
        <w:t>none</w:t>
      </w:r>
    </w:p>
    <w:p w14:paraId="18DA8E7D" w14:textId="2EA297F6" w:rsidR="009B1F28" w:rsidRDefault="009B1F28" w:rsidP="00474B4A">
      <w:pPr>
        <w:spacing w:line="276" w:lineRule="auto"/>
      </w:pPr>
      <w:r w:rsidRPr="008E1DD9">
        <w:t xml:space="preserve">5. Specialized formats or other abbreviations used: </w:t>
      </w:r>
      <w:r w:rsidR="00352EC2">
        <w:t>none</w:t>
      </w:r>
    </w:p>
    <w:p w14:paraId="1E985EA1" w14:textId="77777777" w:rsidR="000C2814" w:rsidRPr="008E1DD9" w:rsidRDefault="000C2814" w:rsidP="00474B4A">
      <w:pPr>
        <w:spacing w:line="276" w:lineRule="auto"/>
      </w:pPr>
    </w:p>
    <w:p w14:paraId="74739B0F" w14:textId="32E966F0" w:rsidR="009B1F28" w:rsidRPr="008E1DD9" w:rsidRDefault="009B1F28" w:rsidP="00474B4A">
      <w:pPr>
        <w:spacing w:line="276" w:lineRule="auto"/>
      </w:pPr>
      <w:r w:rsidRPr="008E1DD9">
        <w:t xml:space="preserve">METHODOLOGICAL INFORMATION </w:t>
      </w:r>
    </w:p>
    <w:p w14:paraId="12108A4F" w14:textId="77777777" w:rsidR="009B1F28" w:rsidRPr="008E1DD9" w:rsidRDefault="009B1F28" w:rsidP="00474B4A">
      <w:pPr>
        <w:spacing w:line="276" w:lineRule="auto"/>
      </w:pPr>
      <w:r w:rsidRPr="008E1DD9">
        <w:t xml:space="preserve">1. Description of methods used for collection/generation of data: </w:t>
      </w:r>
    </w:p>
    <w:p w14:paraId="2081994D" w14:textId="26E2D419" w:rsidR="00F92CD3" w:rsidRDefault="00F92CD3" w:rsidP="00474B4A">
      <w:pPr>
        <w:spacing w:line="276" w:lineRule="auto"/>
      </w:pPr>
      <w:r w:rsidRPr="00860786">
        <w:rPr>
          <w:b/>
          <w:bCs/>
        </w:rPr>
        <w:t>Extracellular Enzyme Assays:</w:t>
      </w:r>
    </w:p>
    <w:p w14:paraId="20ADB731" w14:textId="660EF69A" w:rsidR="009670CD" w:rsidRPr="00860786" w:rsidRDefault="009670CD" w:rsidP="003B7CF8">
      <w:pPr>
        <w:spacing w:line="276" w:lineRule="auto"/>
      </w:pPr>
      <w:r w:rsidRPr="00860786">
        <w:t>Variables: [</w:t>
      </w:r>
      <w:r w:rsidR="003B7CF8">
        <w:t>BG_nmol_gdw_h</w:t>
      </w:r>
      <w:r w:rsidR="00001336">
        <w:t xml:space="preserve">; </w:t>
      </w:r>
      <w:r w:rsidR="003B7CF8">
        <w:t>BX_nmol_gdw_h</w:t>
      </w:r>
      <w:r w:rsidR="00001336">
        <w:t xml:space="preserve">; </w:t>
      </w:r>
      <w:r w:rsidR="003B7CF8">
        <w:t>CB_nmol_gdw_h</w:t>
      </w:r>
      <w:r w:rsidR="00001336">
        <w:t xml:space="preserve">; </w:t>
      </w:r>
      <w:r w:rsidR="003B7CF8">
        <w:t>AP_nmol_gdw_h</w:t>
      </w:r>
      <w:r w:rsidR="00001336">
        <w:t xml:space="preserve">; </w:t>
      </w:r>
      <w:r w:rsidR="003B7CF8">
        <w:t>NAG_nmol_gdw_h</w:t>
      </w:r>
      <w:r w:rsidR="00001336">
        <w:t xml:space="preserve">; </w:t>
      </w:r>
      <w:r w:rsidR="003B7CF8">
        <w:t>Leu_nmol_gdw_h</w:t>
      </w:r>
      <w:r w:rsidR="00001336">
        <w:t xml:space="preserve">; </w:t>
      </w:r>
      <w:r w:rsidR="003B7CF8">
        <w:t>Ala_nmol_gdw_h</w:t>
      </w:r>
      <w:r w:rsidRPr="00860786">
        <w:t>]</w:t>
      </w:r>
    </w:p>
    <w:p w14:paraId="4359932A" w14:textId="671755E6" w:rsidR="009670CD" w:rsidRPr="00860786" w:rsidRDefault="009670CD" w:rsidP="00474B4A">
      <w:pPr>
        <w:spacing w:line="276" w:lineRule="auto"/>
      </w:pPr>
      <w:r w:rsidRPr="00860786">
        <w:t>Units: [nmol per g dry soil per hour]</w:t>
      </w:r>
    </w:p>
    <w:p w14:paraId="78898AD0" w14:textId="1F46C23A" w:rsidR="009670CD" w:rsidRPr="00B87155" w:rsidRDefault="009670CD" w:rsidP="00474B4A">
      <w:pPr>
        <w:pStyle w:val="p1"/>
        <w:spacing w:line="276" w:lineRule="auto"/>
        <w:rPr>
          <w:rFonts w:asciiTheme="minorHAnsi" w:hAnsiTheme="minorHAnsi"/>
          <w:sz w:val="24"/>
          <w:szCs w:val="24"/>
        </w:rPr>
      </w:pPr>
      <w:r w:rsidRPr="003A275E">
        <w:rPr>
          <w:rFonts w:asciiTheme="minorHAnsi" w:hAnsiTheme="minorHAnsi"/>
          <w:sz w:val="24"/>
          <w:szCs w:val="24"/>
        </w:rPr>
        <w:t xml:space="preserve">Potential enzyme activity of </w:t>
      </w:r>
      <w:r w:rsidRPr="00F92CD3">
        <w:rPr>
          <w:rFonts w:asciiTheme="minorHAnsi" w:hAnsiTheme="minorHAnsi"/>
          <w:sz w:val="24"/>
          <w:szCs w:val="24"/>
        </w:rPr>
        <w:t>six</w:t>
      </w:r>
      <w:r w:rsidRPr="003A275E">
        <w:rPr>
          <w:rFonts w:asciiTheme="minorHAnsi" w:hAnsiTheme="minorHAnsi"/>
          <w:sz w:val="24"/>
          <w:szCs w:val="24"/>
        </w:rPr>
        <w:t xml:space="preserve"> methylumbelliferone (MUB) linked hydrolytic enzymes and four methylcoumarin (MUC) linked peptidases involved in C and N cycling </w:t>
      </w:r>
      <w:r w:rsidR="00D75037">
        <w:rPr>
          <w:rFonts w:asciiTheme="minorHAnsi" w:hAnsiTheme="minorHAnsi"/>
          <w:sz w:val="24"/>
          <w:szCs w:val="24"/>
        </w:rPr>
        <w:t>were</w:t>
      </w:r>
      <w:r w:rsidRPr="003A275E">
        <w:rPr>
          <w:rFonts w:asciiTheme="minorHAnsi" w:hAnsiTheme="minorHAnsi"/>
          <w:sz w:val="24"/>
          <w:szCs w:val="24"/>
        </w:rPr>
        <w:t xml:space="preserve"> measured. The five MUB-linked enzymes include: ß-glucosidase (BG, hydrolyzes cellobiose into glucose), ß-xylosidase (BX, degrades hemicellulose), cellobiohydrolase (CB, degrades cellulose, is an exocellulase), acid phosphatase (AP, hydrolyses organic phosphates), </w:t>
      </w:r>
      <w:r w:rsidR="00F92CD3">
        <w:rPr>
          <w:rFonts w:asciiTheme="minorHAnsi" w:hAnsiTheme="minorHAnsi"/>
          <w:sz w:val="24"/>
          <w:szCs w:val="24"/>
        </w:rPr>
        <w:t xml:space="preserve">and </w:t>
      </w:r>
      <w:r w:rsidRPr="003A275E">
        <w:rPr>
          <w:rFonts w:asciiTheme="minorHAnsi" w:hAnsiTheme="minorHAnsi"/>
          <w:sz w:val="24"/>
          <w:szCs w:val="24"/>
        </w:rPr>
        <w:t xml:space="preserve">N-acetyl-ß-D-glucosaminidase (NAG, breaks down chitin and peptidoglycan, and hydrolyses glucosamine from chitobiose). </w:t>
      </w:r>
      <w:r w:rsidRPr="00F92CD3">
        <w:rPr>
          <w:rFonts w:asciiTheme="minorHAnsi" w:hAnsiTheme="minorHAnsi"/>
          <w:sz w:val="24"/>
          <w:szCs w:val="24"/>
        </w:rPr>
        <w:t>The two MUC</w:t>
      </w:r>
      <w:r w:rsidRPr="003A275E">
        <w:rPr>
          <w:rFonts w:asciiTheme="minorHAnsi" w:hAnsiTheme="minorHAnsi"/>
          <w:sz w:val="24"/>
          <w:szCs w:val="24"/>
        </w:rPr>
        <w:t>-linked peptidases include: Leucine aminopeptidase (Leu, hydrolyses leucine residues), alanine</w:t>
      </w:r>
      <w:r>
        <w:rPr>
          <w:rFonts w:asciiTheme="minorHAnsi" w:hAnsiTheme="minorHAnsi"/>
          <w:sz w:val="24"/>
          <w:szCs w:val="24"/>
        </w:rPr>
        <w:t xml:space="preserve"> </w:t>
      </w:r>
      <w:r w:rsidRPr="003A275E">
        <w:rPr>
          <w:rFonts w:asciiTheme="minorHAnsi" w:hAnsiTheme="minorHAnsi"/>
          <w:sz w:val="24"/>
          <w:szCs w:val="24"/>
        </w:rPr>
        <w:t>aminopeptidase (Ala, hydrolyses N-terminal alanine residues</w:t>
      </w:r>
      <w:r w:rsidRPr="00B87155">
        <w:rPr>
          <w:rFonts w:asciiTheme="minorHAnsi" w:hAnsiTheme="minorHAnsi"/>
          <w:sz w:val="24"/>
          <w:szCs w:val="24"/>
        </w:rPr>
        <w:t>).</w:t>
      </w:r>
      <w:r w:rsidR="00B87155" w:rsidRPr="00B87155">
        <w:rPr>
          <w:rFonts w:asciiTheme="minorHAnsi" w:hAnsiTheme="minorHAnsi"/>
          <w:sz w:val="24"/>
          <w:szCs w:val="24"/>
        </w:rPr>
        <w:t xml:space="preserve"> Substrate concentrations were 400um in well for all enzymes except AP at 800um.</w:t>
      </w:r>
    </w:p>
    <w:p w14:paraId="4F9F35DD" w14:textId="77777777" w:rsidR="009670CD" w:rsidRPr="00B87155" w:rsidRDefault="009670CD" w:rsidP="00474B4A">
      <w:pPr>
        <w:pStyle w:val="p1"/>
        <w:spacing w:line="276" w:lineRule="auto"/>
        <w:rPr>
          <w:rFonts w:asciiTheme="minorHAnsi" w:hAnsiTheme="minorHAnsi"/>
          <w:sz w:val="24"/>
          <w:szCs w:val="24"/>
        </w:rPr>
      </w:pPr>
      <w:r w:rsidRPr="00B87155">
        <w:rPr>
          <w:rFonts w:asciiTheme="minorHAnsi" w:hAnsiTheme="minorHAnsi"/>
          <w:sz w:val="24"/>
          <w:szCs w:val="24"/>
        </w:rPr>
        <w:lastRenderedPageBreak/>
        <w:t>To measure potential enzymatic activity, 1 gram of soil was homogenized in 100mL of</w:t>
      </w:r>
    </w:p>
    <w:p w14:paraId="65D05CA4" w14:textId="421B758D" w:rsidR="009670CD" w:rsidRPr="00B87155" w:rsidRDefault="009670CD" w:rsidP="00474B4A">
      <w:pPr>
        <w:pStyle w:val="p1"/>
        <w:spacing w:line="276" w:lineRule="auto"/>
        <w:rPr>
          <w:rStyle w:val="eop"/>
          <w:rFonts w:asciiTheme="minorHAnsi" w:hAnsiTheme="minorHAnsi"/>
          <w:sz w:val="24"/>
          <w:szCs w:val="24"/>
        </w:rPr>
      </w:pPr>
      <w:r w:rsidRPr="00B87155">
        <w:rPr>
          <w:rFonts w:asciiTheme="minorHAnsi" w:hAnsiTheme="minorHAnsi"/>
          <w:sz w:val="24"/>
          <w:szCs w:val="24"/>
        </w:rPr>
        <w:t>100mM Tris buffer at pH of 7.91. Eight analytical replicates of homogenate per sample per substrate were aliquoted to costar black 96-well plates containing substrates. All plates were incubated in the dark, at room temperature. After 1 and 3 hours of incubation, samples were read using a fluorometer (360 nm excitations and 460 nm emissions</w:t>
      </w:r>
      <w:r w:rsidRPr="003A275E">
        <w:rPr>
          <w:rFonts w:asciiTheme="minorHAnsi" w:hAnsiTheme="minorHAnsi"/>
          <w:sz w:val="24"/>
          <w:szCs w:val="24"/>
        </w:rPr>
        <w:t xml:space="preserve">). Analysis included a MUB/MUC curve, substrate controls, and homogenate controls for each sample. Prior to analysis, </w:t>
      </w:r>
      <w:r w:rsidR="00C337FE">
        <w:rPr>
          <w:rFonts w:asciiTheme="minorHAnsi" w:hAnsiTheme="minorHAnsi"/>
          <w:sz w:val="24"/>
          <w:szCs w:val="24"/>
        </w:rPr>
        <w:t xml:space="preserve">the </w:t>
      </w:r>
      <w:r w:rsidR="00E238C3">
        <w:rPr>
          <w:rFonts w:asciiTheme="minorHAnsi" w:hAnsiTheme="minorHAnsi"/>
          <w:sz w:val="24"/>
          <w:szCs w:val="24"/>
        </w:rPr>
        <w:t>Michaelis constant (</w:t>
      </w:r>
      <w:r w:rsidRPr="003A275E">
        <w:rPr>
          <w:rFonts w:asciiTheme="minorHAnsi" w:hAnsiTheme="minorHAnsi"/>
          <w:sz w:val="24"/>
          <w:szCs w:val="24"/>
        </w:rPr>
        <w:t>K</w:t>
      </w:r>
      <w:r w:rsidRPr="00E238C3">
        <w:rPr>
          <w:rFonts w:asciiTheme="minorHAnsi" w:hAnsiTheme="minorHAnsi"/>
          <w:sz w:val="24"/>
          <w:szCs w:val="24"/>
          <w:vertAlign w:val="subscript"/>
        </w:rPr>
        <w:t>m</w:t>
      </w:r>
      <w:r w:rsidR="00E238C3">
        <w:rPr>
          <w:rFonts w:asciiTheme="minorHAnsi" w:hAnsiTheme="minorHAnsi"/>
          <w:sz w:val="24"/>
          <w:szCs w:val="24"/>
        </w:rPr>
        <w:t>)</w:t>
      </w:r>
      <w:r w:rsidRPr="003A275E">
        <w:rPr>
          <w:rFonts w:asciiTheme="minorHAnsi" w:hAnsiTheme="minorHAnsi"/>
          <w:sz w:val="24"/>
          <w:szCs w:val="24"/>
        </w:rPr>
        <w:t xml:space="preserve"> and linearity</w:t>
      </w:r>
      <w:r w:rsidR="00B87155">
        <w:rPr>
          <w:rFonts w:asciiTheme="minorHAnsi" w:hAnsiTheme="minorHAnsi"/>
          <w:sz w:val="24"/>
          <w:szCs w:val="24"/>
        </w:rPr>
        <w:t xml:space="preserve"> </w:t>
      </w:r>
      <w:r w:rsidRPr="003A275E">
        <w:rPr>
          <w:rFonts w:asciiTheme="minorHAnsi" w:hAnsiTheme="minorHAnsi"/>
          <w:sz w:val="24"/>
          <w:szCs w:val="24"/>
        </w:rPr>
        <w:t>of the reactions were confirmed. Enzymatic activity was calculated as µmol enzyme g</w:t>
      </w:r>
      <w:r w:rsidRPr="00C337FE">
        <w:rPr>
          <w:rFonts w:asciiTheme="minorHAnsi" w:hAnsiTheme="minorHAnsi"/>
          <w:sz w:val="24"/>
          <w:szCs w:val="24"/>
          <w:vertAlign w:val="superscript"/>
        </w:rPr>
        <w:t>-1</w:t>
      </w:r>
      <w:r w:rsidRPr="003A275E">
        <w:rPr>
          <w:rFonts w:asciiTheme="minorHAnsi" w:hAnsiTheme="minorHAnsi"/>
          <w:sz w:val="24"/>
          <w:szCs w:val="24"/>
        </w:rPr>
        <w:t xml:space="preserve"> dry soil </w:t>
      </w:r>
      <w:r w:rsidRPr="00B87155">
        <w:rPr>
          <w:rFonts w:asciiTheme="minorHAnsi" w:hAnsiTheme="minorHAnsi"/>
          <w:sz w:val="24"/>
          <w:szCs w:val="24"/>
        </w:rPr>
        <w:t>h</w:t>
      </w:r>
      <w:r w:rsidRPr="00C337FE">
        <w:rPr>
          <w:rFonts w:asciiTheme="minorHAnsi" w:hAnsiTheme="minorHAnsi"/>
          <w:sz w:val="24"/>
          <w:szCs w:val="24"/>
          <w:vertAlign w:val="superscript"/>
        </w:rPr>
        <w:t>-1</w:t>
      </w:r>
      <w:r w:rsidRPr="00B87155">
        <w:rPr>
          <w:rFonts w:asciiTheme="minorHAnsi" w:hAnsiTheme="minorHAnsi"/>
          <w:sz w:val="24"/>
          <w:szCs w:val="24"/>
        </w:rPr>
        <w:t xml:space="preserve">. </w:t>
      </w:r>
      <w:r w:rsidRPr="00B87155">
        <w:rPr>
          <w:rStyle w:val="normaltextrun"/>
          <w:rFonts w:asciiTheme="minorHAnsi" w:eastAsiaTheme="majorEastAsia" w:hAnsiTheme="minorHAnsi"/>
          <w:sz w:val="24"/>
          <w:szCs w:val="24"/>
          <w:shd w:val="clear" w:color="auto" w:fill="FFFFFF"/>
        </w:rPr>
        <w:t>Activities were calculated according to German et al. 2011 except that net fluorescence, quenching, and emission coefficients were calculated at 1 and 3 hours, and activity was then calculated by the difference between the two measurements. It is important to note that this assay measures potential rates. Potential enzyme assays are run under saturating substrate concentrations, and in a soil slurry which maximizes physical dispersion of both enzymes and substrates and therefore do not reflect the rate of the reaction occurring in a soil, but rather the size of the enzyme pool.</w:t>
      </w:r>
      <w:r w:rsidRPr="00B87155">
        <w:rPr>
          <w:rStyle w:val="eop"/>
          <w:rFonts w:asciiTheme="minorHAnsi" w:eastAsiaTheme="majorEastAsia" w:hAnsiTheme="minorHAnsi"/>
          <w:sz w:val="24"/>
          <w:szCs w:val="24"/>
          <w:shd w:val="clear" w:color="auto" w:fill="FFFFFF"/>
        </w:rPr>
        <w:t> </w:t>
      </w:r>
      <w:r w:rsidRPr="00B87155">
        <w:rPr>
          <w:rStyle w:val="eop"/>
          <w:rFonts w:asciiTheme="minorHAnsi" w:eastAsiaTheme="majorEastAsia" w:hAnsiTheme="minorHAnsi" w:cs="Segoe UI"/>
          <w:sz w:val="24"/>
          <w:szCs w:val="24"/>
        </w:rPr>
        <w:t>  </w:t>
      </w:r>
    </w:p>
    <w:p w14:paraId="057EEFC0" w14:textId="77777777" w:rsidR="009670CD" w:rsidRDefault="009670CD" w:rsidP="00474B4A">
      <w:pPr>
        <w:pStyle w:val="paragraph"/>
        <w:spacing w:before="0" w:beforeAutospacing="0" w:after="0" w:afterAutospacing="0" w:line="276" w:lineRule="auto"/>
        <w:textAlignment w:val="baseline"/>
        <w:rPr>
          <w:rFonts w:asciiTheme="minorHAnsi" w:eastAsiaTheme="minorEastAsia" w:hAnsiTheme="minorHAnsi" w:cs="Arial"/>
        </w:rPr>
      </w:pPr>
      <w:r w:rsidRPr="003A275E">
        <w:rPr>
          <w:rStyle w:val="eop"/>
          <w:rFonts w:asciiTheme="minorHAnsi" w:eastAsiaTheme="majorEastAsia" w:hAnsiTheme="minorHAnsi" w:cs="Segoe UI"/>
        </w:rPr>
        <w:t xml:space="preserve">(Citations: </w:t>
      </w:r>
      <w:hyperlink r:id="rId18" w:tgtFrame="_blank" w:tooltip="Persistent link using digital object identifier" w:history="1">
        <w:r w:rsidRPr="003A275E">
          <w:rPr>
            <w:rStyle w:val="anchor-text"/>
            <w:rFonts w:asciiTheme="minorHAnsi" w:eastAsiaTheme="majorEastAsia" w:hAnsiTheme="minorHAnsi" w:cs="Arial"/>
            <w:color w:val="0272B1"/>
          </w:rPr>
          <w:t>https://doi.org/10.1016/j.soilbio.2011.03.017</w:t>
        </w:r>
      </w:hyperlink>
      <w:r w:rsidRPr="003A275E">
        <w:rPr>
          <w:rFonts w:asciiTheme="minorHAnsi" w:hAnsiTheme="minorHAnsi"/>
        </w:rPr>
        <w:t xml:space="preserve">; </w:t>
      </w:r>
      <w:hyperlink r:id="rId19" w:tgtFrame="_blank" w:tooltip="Persistent link using digital object identifier" w:history="1">
        <w:r w:rsidRPr="003A275E">
          <w:rPr>
            <w:rStyle w:val="anchor-text"/>
            <w:rFonts w:asciiTheme="minorHAnsi" w:eastAsiaTheme="majorEastAsia" w:hAnsiTheme="minorHAnsi" w:cs="Arial"/>
            <w:color w:val="0272B1"/>
          </w:rPr>
          <w:t>https://doi.org/10.1016/j.soilbio.2011.11.002</w:t>
        </w:r>
      </w:hyperlink>
      <w:r w:rsidRPr="003A275E">
        <w:rPr>
          <w:rFonts w:asciiTheme="minorHAnsi" w:hAnsiTheme="minorHAnsi"/>
        </w:rPr>
        <w:t xml:space="preserve">; </w:t>
      </w:r>
      <w:hyperlink r:id="rId20" w:tgtFrame="_blank" w:tooltip="Persistent link using digital object identifier" w:history="1">
        <w:r w:rsidRPr="003A275E">
          <w:rPr>
            <w:rStyle w:val="anchor-text"/>
            <w:rFonts w:asciiTheme="minorHAnsi" w:eastAsiaTheme="majorEastAsia" w:hAnsiTheme="minorHAnsi" w:cs="Arial"/>
            <w:color w:val="0272B1"/>
          </w:rPr>
          <w:t>https://doi.org/10.1016/j.soilbio.2019.107561</w:t>
        </w:r>
      </w:hyperlink>
      <w:r w:rsidRPr="003A275E">
        <w:rPr>
          <w:rFonts w:asciiTheme="minorHAnsi" w:hAnsiTheme="minorHAnsi"/>
        </w:rPr>
        <w:t>,</w:t>
      </w:r>
      <w:r w:rsidRPr="003A275E">
        <w:rPr>
          <w:rFonts w:asciiTheme="minorHAnsi" w:eastAsiaTheme="minorEastAsia" w:hAnsiTheme="minorHAnsi" w:cs="Arial"/>
        </w:rPr>
        <w:t xml:space="preserve"> (and cite 2.2))</w:t>
      </w:r>
    </w:p>
    <w:p w14:paraId="14D5355F" w14:textId="77777777" w:rsidR="000234B6" w:rsidRDefault="000234B6" w:rsidP="00474B4A">
      <w:pPr>
        <w:pStyle w:val="paragraph"/>
        <w:spacing w:before="0" w:beforeAutospacing="0" w:after="0" w:afterAutospacing="0" w:line="276" w:lineRule="auto"/>
        <w:textAlignment w:val="baseline"/>
        <w:rPr>
          <w:rStyle w:val="normaltextrun"/>
          <w:rFonts w:ascii="Aptos" w:eastAsiaTheme="majorEastAsia" w:hAnsi="Aptos" w:cs="Segoe UI"/>
          <w:b/>
          <w:bCs/>
        </w:rPr>
      </w:pPr>
    </w:p>
    <w:p w14:paraId="22963CF3" w14:textId="64A12354" w:rsidR="00BF0337" w:rsidRDefault="004F4970"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b/>
          <w:bCs/>
        </w:rPr>
        <w:t>Microbial Biomass Carbon and Nitrogen</w:t>
      </w:r>
      <w:r w:rsidR="00BF0337" w:rsidRPr="00587DF9">
        <w:rPr>
          <w:rStyle w:val="normaltextrun"/>
          <w:rFonts w:ascii="Aptos" w:eastAsiaTheme="majorEastAsia" w:hAnsi="Aptos" w:cs="Segoe UI"/>
          <w:b/>
          <w:bCs/>
        </w:rPr>
        <w:t>:</w:t>
      </w:r>
      <w:r w:rsidR="00BF0337">
        <w:rPr>
          <w:rStyle w:val="normaltextrun"/>
          <w:rFonts w:ascii="Aptos" w:eastAsiaTheme="majorEastAsia" w:hAnsi="Aptos" w:cs="Segoe UI"/>
        </w:rPr>
        <w:t xml:space="preserve"> (Protocol Links)</w:t>
      </w:r>
    </w:p>
    <w:p w14:paraId="78AD03FA" w14:textId="4815F1A0" w:rsidR="00BF0337" w:rsidRDefault="00BF0337" w:rsidP="00474B4A">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[Variables: MBC_ug_gdw, MBN_ug_gdw, MBC_MBN]</w:t>
      </w:r>
      <w:r>
        <w:rPr>
          <w:rStyle w:val="eop"/>
          <w:rFonts w:ascii="Aptos" w:eastAsiaTheme="majorEastAsia" w:hAnsi="Aptos" w:cs="Segoe UI"/>
        </w:rPr>
        <w:t> </w:t>
      </w:r>
    </w:p>
    <w:p w14:paraId="425EBC22" w14:textId="4A8C0A0A" w:rsidR="00126BCC" w:rsidRDefault="00126BCC" w:rsidP="00474B4A">
      <w:pPr>
        <w:pStyle w:val="paragraph"/>
        <w:spacing w:before="0" w:beforeAutospacing="0" w:after="0" w:afterAutospacing="0" w:line="276" w:lineRule="auto"/>
        <w:textAlignment w:val="baseline"/>
        <w:rPr>
          <w:rFonts w:ascii="Segoe UI" w:hAnsi="Segoe UI" w:cs="Segoe UI"/>
          <w:sz w:val="18"/>
          <w:szCs w:val="18"/>
        </w:rPr>
      </w:pPr>
      <w:r>
        <w:rPr>
          <w:rStyle w:val="eop"/>
          <w:rFonts w:ascii="Aptos" w:eastAsiaTheme="majorEastAsia" w:hAnsi="Aptos" w:cs="Segoe UI"/>
        </w:rPr>
        <w:t xml:space="preserve">Note: </w:t>
      </w:r>
      <w:r w:rsidR="00726EA4">
        <w:rPr>
          <w:rStyle w:val="eop"/>
          <w:rFonts w:ascii="Aptos" w:eastAsiaTheme="majorEastAsia" w:hAnsi="Aptos" w:cs="Segoe UI"/>
        </w:rPr>
        <w:t>Data for these three variables is also included in a related data package</w:t>
      </w:r>
      <w:r w:rsidR="00286CEB">
        <w:rPr>
          <w:rStyle w:val="eop"/>
          <w:rFonts w:ascii="Aptos" w:eastAsiaTheme="majorEastAsia" w:hAnsi="Aptos" w:cs="Segoe UI"/>
        </w:rPr>
        <w:t xml:space="preserve"> (</w:t>
      </w:r>
      <w:commentRangeStart w:id="37"/>
      <w:r w:rsidR="00286CEB" w:rsidRPr="00286CEB">
        <w:rPr>
          <w:rStyle w:val="eop"/>
          <w:rFonts w:ascii="Aptos" w:eastAsiaTheme="majorEastAsia" w:hAnsi="Aptos" w:cs="Segoe UI"/>
          <w:highlight w:val="yellow"/>
        </w:rPr>
        <w:t>Soil Biogeochemistry</w:t>
      </w:r>
      <w:commentRangeEnd w:id="37"/>
      <w:r w:rsidR="00286CEB">
        <w:rPr>
          <w:rStyle w:val="CommentReference"/>
          <w:rFonts w:ascii="Aptos" w:eastAsiaTheme="majorEastAsia" w:hAnsi="Aptos" w:cs="Segoe UI"/>
          <w:sz w:val="24"/>
          <w:szCs w:val="24"/>
        </w:rPr>
        <w:commentReference w:id="37"/>
      </w:r>
      <w:r w:rsidR="00286CEB">
        <w:rPr>
          <w:rStyle w:val="eop"/>
          <w:rFonts w:ascii="Aptos" w:eastAsiaTheme="majorEastAsia" w:hAnsi="Aptos" w:cs="Segoe UI"/>
        </w:rPr>
        <w:t xml:space="preserve">). All reported values are identical and redundant across the two data packages. </w:t>
      </w:r>
    </w:p>
    <w:p w14:paraId="4B2FBD1E" w14:textId="77777777" w:rsidR="007E1AA5" w:rsidRDefault="007E1AA5" w:rsidP="00474B4A">
      <w:pPr>
        <w:pStyle w:val="paragraph"/>
        <w:spacing w:before="0" w:beforeAutospacing="0" w:after="0" w:afterAutospacing="0" w:line="276" w:lineRule="auto"/>
        <w:textAlignment w:val="baseline"/>
        <w:rPr>
          <w:rStyle w:val="normaltextrun"/>
          <w:rFonts w:ascii="Aptos" w:eastAsiaTheme="majorEastAsia" w:hAnsi="Aptos" w:cs="Segoe UI"/>
        </w:rPr>
      </w:pPr>
    </w:p>
    <w:p w14:paraId="207E7586" w14:textId="71D67412" w:rsidR="00BF0337" w:rsidRDefault="00BF0337"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 xml:space="preserve">We used a sequential chloroform fumigation extraction (CFE) method for salt extractable and microbial biomass C and N pool quantification.  Using a 50 mL conical tube, 8 g subsamples were shaken horizontally at 200 rpm at room temperature for 2 hours in 24 mL of 0.5 M K2SO4. After, subsamples were centrifuged at 3,220 x g for 20 minutes. Then, the supernatant was filtered through quantitative ashless filter paper (Whatman No. 42), which had been pre-leached three times with 0.5 M K2SO4 and one time with ultrapure water. Two to three drops of phosphoric acid were added to the filtrate for preservation then frozen in -20 °C for storage until total organic carbon (TOC) and total nitrogen (TN) analysis. The same initial 8 g of soil pellet was then reused in sequence to measure microbial biomass carbon (MBC) and microbial biomass nitrogen (MBN). Two milliliters of ethanol-free chloroform (VWR# BJ049-1L) was added to each subsample and incubated at room temperature in the dark for 24 hrs. Chloroform was allowed to evaporate from the samples </w:t>
      </w:r>
      <w:r>
        <w:rPr>
          <w:rStyle w:val="normaltextrun"/>
          <w:rFonts w:ascii="Aptos" w:eastAsiaTheme="majorEastAsia" w:hAnsi="Aptos" w:cs="Segoe UI"/>
        </w:rPr>
        <w:lastRenderedPageBreak/>
        <w:t xml:space="preserve">for 48 hours. The 0.5 M K2SO4 extraction was then repeated according to the same protocol. </w:t>
      </w:r>
    </w:p>
    <w:p w14:paraId="12F76595" w14:textId="77777777" w:rsidR="00CF5DCB" w:rsidRDefault="00CF5DCB" w:rsidP="00474B4A">
      <w:pPr>
        <w:pStyle w:val="paragraph"/>
        <w:spacing w:before="0" w:beforeAutospacing="0" w:after="0" w:afterAutospacing="0" w:line="276" w:lineRule="auto"/>
        <w:textAlignment w:val="baseline"/>
        <w:rPr>
          <w:rStyle w:val="normaltextrun"/>
          <w:rFonts w:ascii="Aptos" w:eastAsiaTheme="majorEastAsia" w:hAnsi="Aptos" w:cs="Segoe UI"/>
        </w:rPr>
      </w:pPr>
    </w:p>
    <w:p w14:paraId="2E6F5824" w14:textId="088FE2AB" w:rsidR="00BF0337" w:rsidRDefault="00BF0337"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Aptos" w:eastAsiaTheme="majorEastAsia" w:hAnsi="Aptos" w:cs="Segoe UI"/>
        </w:rPr>
        <w:t xml:space="preserve">Acidified extracts were diluted 10X with 0.05M HCl and were analyzed with a Vario TOC Cube analyzer (elementar, Germany) or TOC-L/TNM-L (Shimadzu, Columbia, Maryland) to </w:t>
      </w:r>
      <w:r w:rsidRPr="003A275E">
        <w:rPr>
          <w:rStyle w:val="normaltextrun"/>
          <w:rFonts w:asciiTheme="minorHAnsi" w:eastAsiaTheme="majorEastAsia" w:hAnsiTheme="minorHAnsi" w:cs="Segoe UI"/>
        </w:rPr>
        <w:t xml:space="preserve">quantify non-purgeable organic C and TN. Process blanks were carried through the same extraction and handling procedure and analyzed alongside the samples. </w:t>
      </w:r>
      <w:r>
        <w:rPr>
          <w:rStyle w:val="normaltextrun"/>
          <w:rFonts w:asciiTheme="minorHAnsi" w:eastAsiaTheme="majorEastAsia" w:hAnsiTheme="minorHAnsi" w:cs="Segoe UI"/>
        </w:rPr>
        <w:t xml:space="preserve">A carbon + nitrogen standard curve of potassium hydrogen phthalate (0-10ppm) and potassium nitrate (0-5 ppm) was run at the start and end of each batch of samples and check standards were run every 10 samples). </w:t>
      </w:r>
      <w:r w:rsidRPr="003A275E">
        <w:rPr>
          <w:rStyle w:val="normaltextrun"/>
          <w:rFonts w:asciiTheme="minorHAnsi" w:eastAsiaTheme="majorEastAsia" w:hAnsiTheme="minorHAnsi" w:cs="Segoe UI"/>
        </w:rPr>
        <w:t xml:space="preserve">The total amount of TOC and TN in blanks was subtracted from the TOC and TN in sample extracts to account for background levels of C and N contamination. </w:t>
      </w:r>
      <w:r w:rsidR="007C4125" w:rsidRPr="003A275E">
        <w:rPr>
          <w:rStyle w:val="normaltextrun"/>
          <w:rFonts w:asciiTheme="minorHAnsi" w:eastAsiaTheme="majorEastAsia" w:hAnsiTheme="minorHAnsi" w:cs="Segoe UI"/>
        </w:rPr>
        <w:t>(Citations: </w:t>
      </w:r>
      <w:r w:rsidR="007C4125" w:rsidRPr="003A275E">
        <w:rPr>
          <w:rStyle w:val="normaltextrun"/>
          <w:rFonts w:asciiTheme="minorHAnsi" w:eastAsiaTheme="majorEastAsia" w:hAnsiTheme="minorHAnsi" w:cs="Segoe UI"/>
          <w:color w:val="222222"/>
        </w:rPr>
        <w:t xml:space="preserve"> </w:t>
      </w:r>
      <w:hyperlink r:id="rId21" w:tgtFrame="_blank" w:history="1">
        <w:r w:rsidR="007C4125" w:rsidRPr="003A275E">
          <w:rPr>
            <w:rStyle w:val="normaltextrun"/>
            <w:rFonts w:asciiTheme="minorHAnsi" w:eastAsiaTheme="majorEastAsia" w:hAnsiTheme="minorHAnsi" w:cs="Segoe UI"/>
            <w:color w:val="467886"/>
            <w:u w:val="single"/>
          </w:rPr>
          <w:t>https://doi.org/10.1007/s003740050030</w:t>
        </w:r>
      </w:hyperlink>
      <w:r w:rsidR="007C4125" w:rsidRPr="003A275E">
        <w:rPr>
          <w:rStyle w:val="normaltextrun"/>
          <w:rFonts w:asciiTheme="minorHAnsi" w:eastAsiaTheme="majorEastAsia" w:hAnsiTheme="minorHAnsi" w:cs="Segoe UI"/>
          <w:color w:val="222222"/>
        </w:rPr>
        <w:t xml:space="preserve"> </w:t>
      </w:r>
      <w:r w:rsidR="007C4125" w:rsidRPr="003A275E">
        <w:rPr>
          <w:rStyle w:val="normaltextrun"/>
          <w:rFonts w:asciiTheme="minorHAnsi" w:eastAsiaTheme="majorEastAsia" w:hAnsiTheme="minorHAnsi" w:cs="Segoe UI"/>
        </w:rPr>
        <w:t xml:space="preserve">; </w:t>
      </w:r>
      <w:hyperlink r:id="rId22" w:tgtFrame="_blank" w:history="1">
        <w:r w:rsidR="007C4125" w:rsidRPr="003A275E">
          <w:rPr>
            <w:rStyle w:val="normaltextrun"/>
            <w:rFonts w:asciiTheme="minorHAnsi" w:eastAsiaTheme="majorEastAsia" w:hAnsiTheme="minorHAnsi" w:cs="Segoe UI"/>
            <w:color w:val="0272B1"/>
          </w:rPr>
          <w:t>https://doi.org/10.1016/j.scitotenv.2021.150514)</w:t>
        </w:r>
      </w:hyperlink>
      <w:r w:rsidR="007C4125" w:rsidRPr="003A275E">
        <w:rPr>
          <w:rStyle w:val="eop"/>
          <w:rFonts w:asciiTheme="minorHAnsi" w:eastAsiaTheme="majorEastAsia" w:hAnsiTheme="minorHAnsi" w:cs="Segoe UI"/>
        </w:rPr>
        <w:t> </w:t>
      </w:r>
    </w:p>
    <w:p w14:paraId="73CDBB34" w14:textId="77777777" w:rsidR="009B1F28" w:rsidRPr="008E1DD9" w:rsidRDefault="009B1F28" w:rsidP="00474B4A">
      <w:pPr>
        <w:spacing w:line="276" w:lineRule="auto"/>
      </w:pPr>
    </w:p>
    <w:p w14:paraId="3693BAFE" w14:textId="77777777" w:rsidR="009B1F28" w:rsidRPr="008E1DD9" w:rsidRDefault="009B1F28" w:rsidP="00474B4A">
      <w:pPr>
        <w:spacing w:line="276" w:lineRule="auto"/>
      </w:pPr>
      <w:r w:rsidRPr="008E1DD9">
        <w:t xml:space="preserve">2. Methods for processing the data: </w:t>
      </w:r>
    </w:p>
    <w:p w14:paraId="175F7885" w14:textId="77777777" w:rsidR="00302C17" w:rsidRPr="003A275E" w:rsidRDefault="00302C17" w:rsidP="00474B4A">
      <w:pPr>
        <w:pStyle w:val="paragraph"/>
        <w:spacing w:before="0" w:beforeAutospacing="0" w:after="0" w:afterAutospacing="0" w:line="276" w:lineRule="auto"/>
        <w:textAlignment w:val="baseline"/>
        <w:rPr>
          <w:rStyle w:val="eop"/>
          <w:rFonts w:asciiTheme="minorHAnsi" w:eastAsiaTheme="majorEastAsia" w:hAnsiTheme="minorHAnsi" w:cs="Segoe UI"/>
          <w:b/>
          <w:bCs/>
        </w:rPr>
      </w:pPr>
      <w:r w:rsidRPr="003A275E">
        <w:rPr>
          <w:rStyle w:val="eop"/>
          <w:rFonts w:asciiTheme="minorHAnsi" w:eastAsiaTheme="majorEastAsia" w:hAnsiTheme="minorHAnsi" w:cs="Segoe UI"/>
          <w:b/>
          <w:bCs/>
        </w:rPr>
        <w:t>Extracellular Enzyme Data Processing:</w:t>
      </w:r>
    </w:p>
    <w:p w14:paraId="449F4C73" w14:textId="77777777" w:rsidR="00302C17" w:rsidRPr="003A275E" w:rsidRDefault="00302C17" w:rsidP="00474B4A">
      <w:pPr>
        <w:pStyle w:val="paragraph"/>
        <w:numPr>
          <w:ilvl w:val="0"/>
          <w:numId w:val="4"/>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The 1hr unquenched plate from the same date as the samples was used in all calculations for all 1hr sample calculations from that day. The 3hr unquenched plate read from the same date as the samples was used in all calculations for all 3hr sample calculations from that day.</w:t>
      </w:r>
      <w:r w:rsidRPr="003A275E">
        <w:rPr>
          <w:rStyle w:val="eop"/>
          <w:rFonts w:asciiTheme="minorHAnsi" w:eastAsiaTheme="majorEastAsia" w:hAnsiTheme="minorHAnsi"/>
          <w:color w:val="000000"/>
        </w:rPr>
        <w:t> </w:t>
      </w:r>
    </w:p>
    <w:p w14:paraId="2E44B238" w14:textId="77777777" w:rsidR="00302C17" w:rsidRPr="003A275E" w:rsidRDefault="00302C17" w:rsidP="00474B4A">
      <w:pPr>
        <w:pStyle w:val="paragraph"/>
        <w:numPr>
          <w:ilvl w:val="0"/>
          <w:numId w:val="5"/>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The MUB curve was used to calculate BG, BX, CB, AP, and NAG</w:t>
      </w:r>
      <w:r>
        <w:rPr>
          <w:rStyle w:val="normaltextrun"/>
          <w:rFonts w:asciiTheme="minorHAnsi" w:eastAsiaTheme="majorEastAsia" w:hAnsiTheme="minorHAnsi"/>
          <w:color w:val="000000"/>
        </w:rPr>
        <w:t xml:space="preserve"> (Chitin)</w:t>
      </w:r>
      <w:r w:rsidRPr="003A275E">
        <w:rPr>
          <w:rStyle w:val="normaltextrun"/>
          <w:rFonts w:asciiTheme="minorHAnsi" w:eastAsiaTheme="majorEastAsia" w:hAnsiTheme="minorHAnsi"/>
          <w:color w:val="000000"/>
        </w:rPr>
        <w:t>. The MUC curve was used to calculate Leu and Ala</w:t>
      </w:r>
      <w:r>
        <w:rPr>
          <w:rStyle w:val="normaltextrun"/>
          <w:rFonts w:asciiTheme="minorHAnsi" w:eastAsiaTheme="majorEastAsia" w:hAnsiTheme="minorHAnsi"/>
          <w:color w:val="000000"/>
        </w:rPr>
        <w:t xml:space="preserve"> (AAP, Lys-Ala)</w:t>
      </w:r>
      <w:r w:rsidRPr="003A275E">
        <w:rPr>
          <w:rStyle w:val="normaltextrun"/>
          <w:rFonts w:asciiTheme="minorHAnsi" w:eastAsiaTheme="majorEastAsia" w:hAnsiTheme="minorHAnsi"/>
          <w:color w:val="000000"/>
        </w:rPr>
        <w:t>. </w:t>
      </w:r>
      <w:r w:rsidRPr="003A275E">
        <w:rPr>
          <w:rStyle w:val="eop"/>
          <w:rFonts w:asciiTheme="minorHAnsi" w:eastAsiaTheme="majorEastAsia" w:hAnsiTheme="minorHAnsi"/>
          <w:color w:val="000000"/>
        </w:rPr>
        <w:t> </w:t>
      </w:r>
    </w:p>
    <w:p w14:paraId="1C75CB0A" w14:textId="77777777" w:rsidR="00302C17" w:rsidRPr="003A275E" w:rsidRDefault="00302C17" w:rsidP="00474B4A">
      <w:pPr>
        <w:pStyle w:val="paragraph"/>
        <w:numPr>
          <w:ilvl w:val="0"/>
          <w:numId w:val="6"/>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Calculate mean fluorescence values across replicate wells.</w:t>
      </w:r>
      <w:r w:rsidRPr="003A275E">
        <w:rPr>
          <w:rStyle w:val="eop"/>
          <w:rFonts w:asciiTheme="minorHAnsi" w:eastAsiaTheme="majorEastAsia" w:hAnsiTheme="minorHAnsi"/>
          <w:color w:val="000000"/>
        </w:rPr>
        <w:t> </w:t>
      </w:r>
    </w:p>
    <w:p w14:paraId="6DFAF70D" w14:textId="77777777" w:rsidR="00302C17" w:rsidRPr="003A275E" w:rsidRDefault="00302C17" w:rsidP="00474B4A">
      <w:pPr>
        <w:pStyle w:val="paragraph"/>
        <w:numPr>
          <w:ilvl w:val="0"/>
          <w:numId w:val="7"/>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the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plate calculate the mean fluorescence value for the 8 replicate wells for each substrate.</w:t>
      </w:r>
      <w:r w:rsidRPr="003A275E">
        <w:rPr>
          <w:rStyle w:val="eop"/>
          <w:rFonts w:asciiTheme="minorHAnsi" w:eastAsiaTheme="majorEastAsia" w:hAnsiTheme="minorHAnsi"/>
          <w:color w:val="000000"/>
        </w:rPr>
        <w:t> </w:t>
      </w:r>
    </w:p>
    <w:p w14:paraId="4FE4A54F" w14:textId="77777777" w:rsidR="00302C17" w:rsidRPr="003A275E" w:rsidRDefault="00302C17" w:rsidP="00474B4A">
      <w:pPr>
        <w:pStyle w:val="paragraph"/>
        <w:numPr>
          <w:ilvl w:val="0"/>
          <w:numId w:val="8"/>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the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plate calculate the mean fluorescence value for the 2 replicate wells for each concentration of the MUB curve and the MUC curve.</w:t>
      </w:r>
      <w:r w:rsidRPr="003A275E">
        <w:rPr>
          <w:rStyle w:val="eop"/>
          <w:rFonts w:asciiTheme="minorHAnsi" w:eastAsiaTheme="majorEastAsia" w:hAnsiTheme="minorHAnsi"/>
          <w:color w:val="000000"/>
        </w:rPr>
        <w:t> </w:t>
      </w:r>
    </w:p>
    <w:p w14:paraId="11A69DA5" w14:textId="77777777" w:rsidR="00302C17" w:rsidRPr="003A275E" w:rsidRDefault="00302C17" w:rsidP="00474B4A">
      <w:pPr>
        <w:pStyle w:val="paragraph"/>
        <w:numPr>
          <w:ilvl w:val="0"/>
          <w:numId w:val="9"/>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each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plate calculate the mean fluorescence value for the 8 replicate wells for each substrate and soil blank.</w:t>
      </w:r>
      <w:r w:rsidRPr="003A275E">
        <w:rPr>
          <w:rStyle w:val="eop"/>
          <w:rFonts w:asciiTheme="minorHAnsi" w:eastAsiaTheme="majorEastAsia" w:hAnsiTheme="minorHAnsi"/>
          <w:color w:val="000000"/>
        </w:rPr>
        <w:t> </w:t>
      </w:r>
    </w:p>
    <w:p w14:paraId="3FFA8388" w14:textId="77777777" w:rsidR="00302C17" w:rsidRPr="003A275E" w:rsidRDefault="00302C17" w:rsidP="00474B4A">
      <w:pPr>
        <w:pStyle w:val="paragraph"/>
        <w:numPr>
          <w:ilvl w:val="0"/>
          <w:numId w:val="10"/>
        </w:numPr>
        <w:tabs>
          <w:tab w:val="clear" w:pos="720"/>
          <w:tab w:val="num" w:pos="-360"/>
        </w:tabs>
        <w:spacing w:before="0" w:beforeAutospacing="0" w:after="0" w:afterAutospacing="0" w:line="276" w:lineRule="auto"/>
        <w:ind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For each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plate calculate the mean fluorescence value for the 2 replicate wells for each concentration of the MUB curve and the MUC curve</w:t>
      </w:r>
      <w:r w:rsidRPr="003A275E">
        <w:rPr>
          <w:rStyle w:val="eop"/>
          <w:rFonts w:asciiTheme="minorHAnsi" w:eastAsiaTheme="majorEastAsia" w:hAnsiTheme="minorHAnsi"/>
          <w:color w:val="000000"/>
        </w:rPr>
        <w:t> </w:t>
      </w:r>
    </w:p>
    <w:p w14:paraId="0894C1EA" w14:textId="77777777" w:rsidR="00302C17" w:rsidRPr="003A275E" w:rsidRDefault="00302C17" w:rsidP="00474B4A">
      <w:pPr>
        <w:pStyle w:val="paragraph"/>
        <w:numPr>
          <w:ilvl w:val="0"/>
          <w:numId w:val="11"/>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slope and the R2 values for the MUB and MUC curves from both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 xml:space="preserve">and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plates.</w:t>
      </w:r>
      <w:r w:rsidRPr="003A275E">
        <w:rPr>
          <w:rStyle w:val="eop"/>
          <w:rFonts w:asciiTheme="minorHAnsi" w:eastAsiaTheme="majorEastAsia" w:hAnsiTheme="minorHAnsi"/>
          <w:color w:val="000000"/>
        </w:rPr>
        <w:t> </w:t>
      </w:r>
    </w:p>
    <w:p w14:paraId="4DDFE8C0" w14:textId="77777777" w:rsidR="00302C17" w:rsidRPr="003A275E" w:rsidRDefault="00302C17" w:rsidP="00474B4A">
      <w:pPr>
        <w:pStyle w:val="paragraph"/>
        <w:numPr>
          <w:ilvl w:val="0"/>
          <w:numId w:val="12"/>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w:t>
      </w:r>
      <w:r w:rsidRPr="003A275E">
        <w:rPr>
          <w:rStyle w:val="normaltextrun"/>
          <w:rFonts w:asciiTheme="minorHAnsi" w:eastAsiaTheme="majorEastAsia" w:hAnsiTheme="minorHAnsi"/>
          <w:b/>
          <w:bCs/>
          <w:color w:val="000000"/>
        </w:rPr>
        <w:t>Quench Coefficient</w:t>
      </w:r>
      <w:r w:rsidRPr="003A275E">
        <w:rPr>
          <w:rStyle w:val="normaltextrun"/>
          <w:rFonts w:asciiTheme="minorHAnsi" w:eastAsiaTheme="majorEastAsia" w:hAnsiTheme="minorHAnsi"/>
          <w:color w:val="000000"/>
        </w:rPr>
        <w:t xml:space="preserve"> for each plate by dividing the slope of the MUB and MUC curves on the </w:t>
      </w:r>
      <w:r w:rsidRPr="003A275E">
        <w:rPr>
          <w:rStyle w:val="normaltextrun"/>
          <w:rFonts w:asciiTheme="minorHAnsi" w:eastAsiaTheme="majorEastAsia" w:hAnsiTheme="minorHAnsi"/>
          <w:color w:val="000000"/>
          <w:u w:val="single"/>
        </w:rPr>
        <w:t xml:space="preserve">sample </w:t>
      </w:r>
      <w:r w:rsidRPr="003A275E">
        <w:rPr>
          <w:rStyle w:val="normaltextrun"/>
          <w:rFonts w:asciiTheme="minorHAnsi" w:eastAsiaTheme="majorEastAsia" w:hAnsiTheme="minorHAnsi"/>
          <w:color w:val="000000"/>
        </w:rPr>
        <w:t xml:space="preserve">plate by the slope of the MUB and MUC curve on the </w:t>
      </w:r>
      <w:r w:rsidRPr="003A275E">
        <w:rPr>
          <w:rStyle w:val="normaltextrun"/>
          <w:rFonts w:asciiTheme="minorHAnsi" w:eastAsiaTheme="majorEastAsia" w:hAnsiTheme="minorHAnsi"/>
          <w:color w:val="000000"/>
          <w:u w:val="single"/>
        </w:rPr>
        <w:t xml:space="preserve">unquenched </w:t>
      </w:r>
      <w:r w:rsidRPr="003A275E">
        <w:rPr>
          <w:rStyle w:val="normaltextrun"/>
          <w:rFonts w:asciiTheme="minorHAnsi" w:eastAsiaTheme="majorEastAsia" w:hAnsiTheme="minorHAnsi"/>
          <w:color w:val="000000"/>
        </w:rPr>
        <w:t>plate.</w:t>
      </w:r>
      <w:r w:rsidRPr="003A275E">
        <w:rPr>
          <w:rStyle w:val="eop"/>
          <w:rFonts w:asciiTheme="minorHAnsi" w:eastAsiaTheme="majorEastAsia" w:hAnsiTheme="minorHAnsi"/>
          <w:color w:val="000000"/>
        </w:rPr>
        <w:t> </w:t>
      </w:r>
    </w:p>
    <w:p w14:paraId="21F0F72D" w14:textId="77777777" w:rsidR="00302C17" w:rsidRPr="003A275E" w:rsidRDefault="00302C17" w:rsidP="00474B4A">
      <w:pPr>
        <w:pStyle w:val="paragraph"/>
        <w:numPr>
          <w:ilvl w:val="0"/>
          <w:numId w:val="13"/>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lastRenderedPageBreak/>
        <w:t xml:space="preserve">Calculate the </w:t>
      </w:r>
      <w:r w:rsidRPr="003A275E">
        <w:rPr>
          <w:rStyle w:val="normaltextrun"/>
          <w:rFonts w:asciiTheme="minorHAnsi" w:eastAsiaTheme="majorEastAsia" w:hAnsiTheme="minorHAnsi"/>
          <w:b/>
          <w:bCs/>
          <w:color w:val="000000"/>
        </w:rPr>
        <w:t>Net Fluorescence</w:t>
      </w:r>
      <w:r w:rsidRPr="003A275E">
        <w:rPr>
          <w:rStyle w:val="normaltextrun"/>
          <w:rFonts w:asciiTheme="minorHAnsi" w:eastAsiaTheme="majorEastAsia" w:hAnsiTheme="minorHAnsi"/>
          <w:color w:val="000000"/>
        </w:rPr>
        <w:t xml:space="preserve"> (RFU) of each substrate: Net Fluorescence  =  ((mean fluorescence of the sample – soil blank)/ Quench Coefficient) - mean fluorescence from the unquenched plate</w:t>
      </w:r>
      <w:r w:rsidRPr="003A275E">
        <w:rPr>
          <w:rStyle w:val="eop"/>
          <w:rFonts w:asciiTheme="minorHAnsi" w:eastAsiaTheme="majorEastAsia" w:hAnsiTheme="minorHAnsi"/>
          <w:color w:val="000000"/>
        </w:rPr>
        <w:t> </w:t>
      </w:r>
    </w:p>
    <w:p w14:paraId="344742A1" w14:textId="77777777" w:rsidR="00302C17" w:rsidRPr="003A275E" w:rsidRDefault="00302C17" w:rsidP="00474B4A">
      <w:pPr>
        <w:pStyle w:val="paragraph"/>
        <w:numPr>
          <w:ilvl w:val="0"/>
          <w:numId w:val="14"/>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 xml:space="preserve">Calculate the </w:t>
      </w:r>
      <w:r w:rsidRPr="003A275E">
        <w:rPr>
          <w:rStyle w:val="normaltextrun"/>
          <w:rFonts w:asciiTheme="minorHAnsi" w:eastAsiaTheme="majorEastAsia" w:hAnsiTheme="minorHAnsi"/>
          <w:b/>
          <w:bCs/>
          <w:color w:val="000000"/>
        </w:rPr>
        <w:t>Emission Coefficient</w:t>
      </w:r>
      <w:r w:rsidRPr="003A275E">
        <w:rPr>
          <w:rStyle w:val="normaltextrun"/>
          <w:rFonts w:asciiTheme="minorHAnsi" w:eastAsiaTheme="majorEastAsia" w:hAnsiTheme="minorHAnsi"/>
          <w:color w:val="000000"/>
        </w:rPr>
        <w:t xml:space="preserve"> (Fluorescence umol</w:t>
      </w:r>
      <w:r w:rsidRPr="003A275E">
        <w:rPr>
          <w:rStyle w:val="normaltextrun"/>
          <w:rFonts w:asciiTheme="minorHAnsi" w:eastAsiaTheme="majorEastAsia" w:hAnsiTheme="minorHAnsi"/>
          <w:color w:val="000000"/>
          <w:vertAlign w:val="superscript"/>
        </w:rPr>
        <w:t>-1</w:t>
      </w:r>
      <w:r w:rsidRPr="003A275E">
        <w:rPr>
          <w:rStyle w:val="normaltextrun"/>
          <w:rFonts w:asciiTheme="minorHAnsi" w:eastAsiaTheme="majorEastAsia" w:hAnsiTheme="minorHAnsi"/>
          <w:color w:val="000000"/>
        </w:rPr>
        <w:t>) for each sample plate: Emission Coefficient = Slope of the MUB or MUC curve from the sample plate / (volume in the standard wells (i.e 250 ul) / 1000 (to convert uL to mL)</w:t>
      </w:r>
      <w:r w:rsidRPr="003A275E">
        <w:rPr>
          <w:rStyle w:val="eop"/>
          <w:rFonts w:asciiTheme="minorHAnsi" w:eastAsiaTheme="majorEastAsia" w:hAnsiTheme="minorHAnsi"/>
          <w:color w:val="000000"/>
        </w:rPr>
        <w:t> </w:t>
      </w:r>
    </w:p>
    <w:p w14:paraId="2CD3E6B1" w14:textId="555B22A9" w:rsidR="00302C17" w:rsidRPr="003A275E" w:rsidRDefault="00302C17" w:rsidP="00474B4A">
      <w:pPr>
        <w:pStyle w:val="paragraph"/>
        <w:numPr>
          <w:ilvl w:val="0"/>
          <w:numId w:val="15"/>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Calculate the umol MUB or MUC released per g dry soil for both the 1hr plate reads and the 3hr plate reads = (Net Fluorescence x Buffer volume in mL (i.e. 100))/(Emission Coefficient x volume in the well (i.e. 250ul /1000 to co</w:t>
      </w:r>
      <w:r w:rsidR="002945A4">
        <w:rPr>
          <w:rStyle w:val="normaltextrun"/>
          <w:rFonts w:asciiTheme="minorHAnsi" w:eastAsiaTheme="majorEastAsia" w:hAnsiTheme="minorHAnsi"/>
          <w:color w:val="000000"/>
        </w:rPr>
        <w:t>n</w:t>
      </w:r>
      <w:r w:rsidRPr="003A275E">
        <w:rPr>
          <w:rStyle w:val="normaltextrun"/>
          <w:rFonts w:asciiTheme="minorHAnsi" w:eastAsiaTheme="majorEastAsia" w:hAnsiTheme="minorHAnsi"/>
          <w:color w:val="000000"/>
        </w:rPr>
        <w:t>vert it to mL) x soil mass in dry weight)</w:t>
      </w:r>
      <w:r w:rsidRPr="003A275E">
        <w:rPr>
          <w:rStyle w:val="eop"/>
          <w:rFonts w:asciiTheme="minorHAnsi" w:eastAsiaTheme="majorEastAsia" w:hAnsiTheme="minorHAnsi"/>
          <w:color w:val="000000"/>
        </w:rPr>
        <w:t> </w:t>
      </w:r>
    </w:p>
    <w:p w14:paraId="5845E3B9" w14:textId="77777777" w:rsidR="00302C17" w:rsidRPr="003A275E" w:rsidRDefault="00302C17" w:rsidP="00474B4A">
      <w:pPr>
        <w:pStyle w:val="paragraph"/>
        <w:numPr>
          <w:ilvl w:val="0"/>
          <w:numId w:val="16"/>
        </w:numPr>
        <w:tabs>
          <w:tab w:val="clear" w:pos="720"/>
          <w:tab w:val="num" w:pos="-360"/>
        </w:tabs>
        <w:spacing w:before="0" w:beforeAutospacing="0" w:after="0" w:afterAutospacing="0" w:line="276" w:lineRule="auto"/>
        <w:ind w:left="0" w:firstLine="0"/>
        <w:textAlignment w:val="baseline"/>
        <w:rPr>
          <w:rFonts w:asciiTheme="minorHAnsi" w:hAnsiTheme="minorHAnsi"/>
        </w:rPr>
      </w:pPr>
      <w:r w:rsidRPr="003A275E">
        <w:rPr>
          <w:rStyle w:val="normaltextrun"/>
          <w:rFonts w:asciiTheme="minorHAnsi" w:eastAsiaTheme="majorEastAsia" w:hAnsiTheme="minorHAnsi"/>
          <w:color w:val="000000"/>
        </w:rPr>
        <w:t>Calculate the exact elapsed time between the 1hr plate read and the 3hr plate read in hours.</w:t>
      </w:r>
      <w:r w:rsidRPr="003A275E">
        <w:rPr>
          <w:rStyle w:val="eop"/>
          <w:rFonts w:asciiTheme="minorHAnsi" w:eastAsiaTheme="majorEastAsia" w:hAnsiTheme="minorHAnsi"/>
          <w:color w:val="000000"/>
        </w:rPr>
        <w:t> </w:t>
      </w:r>
    </w:p>
    <w:p w14:paraId="0C3E1EBB" w14:textId="77777777" w:rsidR="00302C17" w:rsidRPr="006E2C44" w:rsidRDefault="00302C17" w:rsidP="00474B4A">
      <w:pPr>
        <w:pStyle w:val="paragraph"/>
        <w:numPr>
          <w:ilvl w:val="0"/>
          <w:numId w:val="17"/>
        </w:numPr>
        <w:tabs>
          <w:tab w:val="clear" w:pos="720"/>
          <w:tab w:val="num" w:pos="-360"/>
        </w:tabs>
        <w:spacing w:before="0" w:beforeAutospacing="0" w:after="0" w:afterAutospacing="0" w:line="276" w:lineRule="auto"/>
        <w:ind w:left="0" w:firstLine="0"/>
        <w:textAlignment w:val="baseline"/>
        <w:rPr>
          <w:rStyle w:val="eop"/>
          <w:rFonts w:asciiTheme="minorHAnsi" w:hAnsiTheme="minorHAnsi"/>
        </w:rPr>
      </w:pPr>
      <w:r w:rsidRPr="003A275E">
        <w:rPr>
          <w:rStyle w:val="normaltextrun"/>
          <w:rFonts w:asciiTheme="minorHAnsi" w:eastAsiaTheme="majorEastAsia" w:hAnsiTheme="minorHAnsi"/>
          <w:color w:val="000000"/>
        </w:rPr>
        <w:t xml:space="preserve">Calculate </w:t>
      </w:r>
      <w:r w:rsidRPr="003A275E">
        <w:rPr>
          <w:rStyle w:val="normaltextrun"/>
          <w:rFonts w:asciiTheme="minorHAnsi" w:eastAsiaTheme="majorEastAsia" w:hAnsiTheme="minorHAnsi"/>
          <w:b/>
          <w:bCs/>
          <w:color w:val="000000"/>
        </w:rPr>
        <w:t xml:space="preserve">Activity </w:t>
      </w:r>
      <w:r w:rsidRPr="003A275E">
        <w:rPr>
          <w:rStyle w:val="normaltextrun"/>
          <w:rFonts w:asciiTheme="minorHAnsi" w:eastAsiaTheme="majorEastAsia" w:hAnsiTheme="minorHAnsi"/>
          <w:color w:val="000000"/>
        </w:rPr>
        <w:t>(umol g-1 hr-1) = (umol MUB or MUC released per g dry soil at 3hr - umol MUB or MUC released per g dry soil at 1hr) / elapsed time in hours</w:t>
      </w:r>
      <w:r w:rsidRPr="003A275E">
        <w:rPr>
          <w:rStyle w:val="eop"/>
          <w:rFonts w:asciiTheme="minorHAnsi" w:eastAsiaTheme="majorEastAsia" w:hAnsiTheme="minorHAnsi"/>
          <w:color w:val="000000"/>
        </w:rPr>
        <w:t> </w:t>
      </w:r>
    </w:p>
    <w:p w14:paraId="462D9C56" w14:textId="77777777" w:rsidR="00302C17" w:rsidRDefault="00302C17" w:rsidP="00474B4A">
      <w:pPr>
        <w:pStyle w:val="paragraph"/>
        <w:spacing w:before="0" w:beforeAutospacing="0" w:after="0" w:afterAutospacing="0" w:line="276" w:lineRule="auto"/>
        <w:textAlignment w:val="baseline"/>
        <w:rPr>
          <w:rFonts w:asciiTheme="minorHAnsi" w:hAnsiTheme="minorHAnsi"/>
        </w:rPr>
      </w:pPr>
      <w:r w:rsidRPr="003A275E">
        <w:rPr>
          <w:rStyle w:val="eop"/>
          <w:rFonts w:asciiTheme="minorHAnsi" w:eastAsiaTheme="majorEastAsia" w:hAnsiTheme="minorHAnsi" w:cs="Segoe UI"/>
        </w:rPr>
        <w:t xml:space="preserve">(Citations: </w:t>
      </w:r>
      <w:hyperlink r:id="rId23" w:tgtFrame="_blank" w:tooltip="Persistent link using digital object identifier" w:history="1">
        <w:r w:rsidRPr="003A275E">
          <w:rPr>
            <w:rStyle w:val="anchor-text"/>
            <w:rFonts w:asciiTheme="minorHAnsi" w:eastAsiaTheme="majorEastAsia" w:hAnsiTheme="minorHAnsi" w:cs="Arial"/>
            <w:color w:val="0272B1"/>
          </w:rPr>
          <w:t>https://doi.org/10.1016/j.soilbio.2011.03.017</w:t>
        </w:r>
      </w:hyperlink>
      <w:r w:rsidRPr="003A275E">
        <w:rPr>
          <w:rFonts w:asciiTheme="minorHAnsi" w:hAnsiTheme="minorHAnsi"/>
        </w:rPr>
        <w:t xml:space="preserve">; </w:t>
      </w:r>
      <w:hyperlink r:id="rId24" w:tgtFrame="_blank" w:tooltip="Persistent link using digital object identifier" w:history="1">
        <w:r w:rsidRPr="003A275E">
          <w:rPr>
            <w:rStyle w:val="anchor-text"/>
            <w:rFonts w:asciiTheme="minorHAnsi" w:eastAsiaTheme="majorEastAsia" w:hAnsiTheme="minorHAnsi" w:cs="Arial"/>
            <w:color w:val="0272B1"/>
          </w:rPr>
          <w:t>https://doi.org/10.1016/j.soilbio.2011.11.002</w:t>
        </w:r>
      </w:hyperlink>
      <w:r w:rsidRPr="003A275E">
        <w:rPr>
          <w:rFonts w:asciiTheme="minorHAnsi" w:hAnsiTheme="minorHAnsi"/>
        </w:rPr>
        <w:t xml:space="preserve">) </w:t>
      </w:r>
    </w:p>
    <w:p w14:paraId="0C7D6B50" w14:textId="77777777" w:rsidR="004F4970" w:rsidRDefault="004F4970" w:rsidP="00474B4A">
      <w:pPr>
        <w:pStyle w:val="paragraph"/>
        <w:spacing w:before="0" w:beforeAutospacing="0" w:after="0" w:afterAutospacing="0" w:line="276" w:lineRule="auto"/>
        <w:textAlignment w:val="baseline"/>
        <w:rPr>
          <w:rFonts w:asciiTheme="minorHAnsi" w:hAnsiTheme="minorHAnsi"/>
        </w:rPr>
      </w:pPr>
    </w:p>
    <w:p w14:paraId="566DEED5" w14:textId="25743215" w:rsidR="004F4970" w:rsidRPr="00C1349A" w:rsidRDefault="004F4970" w:rsidP="00474B4A">
      <w:pPr>
        <w:pStyle w:val="paragraph"/>
        <w:spacing w:before="0" w:beforeAutospacing="0" w:after="0" w:afterAutospacing="0" w:line="276" w:lineRule="auto"/>
        <w:textAlignment w:val="baseline"/>
        <w:rPr>
          <w:rFonts w:asciiTheme="minorHAnsi" w:eastAsiaTheme="majorEastAsia" w:hAnsiTheme="minorHAnsi" w:cs="Segoe UI"/>
        </w:rPr>
      </w:pPr>
      <w:r>
        <w:rPr>
          <w:rStyle w:val="normaltextrun"/>
          <w:rFonts w:ascii="Aptos" w:eastAsiaTheme="majorEastAsia" w:hAnsi="Aptos" w:cs="Segoe UI"/>
          <w:b/>
          <w:bCs/>
        </w:rPr>
        <w:t>Microbial Biomass Carbon and Nitrogen</w:t>
      </w:r>
      <w:r>
        <w:rPr>
          <w:rStyle w:val="normaltextrun"/>
          <w:rFonts w:asciiTheme="minorHAnsi" w:eastAsiaTheme="majorEastAsia" w:hAnsiTheme="minorHAnsi" w:cs="Segoe UI"/>
        </w:rPr>
        <w:t xml:space="preserve"> Calculations: Peak areas were converted to ppm using the standard curves and TOC/TN in the process blanks was subtracted from all samples. TOC/TN concentrations </w:t>
      </w:r>
      <w:r w:rsidRPr="003A275E">
        <w:rPr>
          <w:rStyle w:val="normaltextrun"/>
          <w:rFonts w:asciiTheme="minorHAnsi" w:eastAsiaTheme="majorEastAsia" w:hAnsiTheme="minorHAnsi" w:cs="Segoe UI"/>
        </w:rPr>
        <w:t>were then normalized to the dry mass of soil used for the extractio</w:t>
      </w:r>
      <w:r>
        <w:rPr>
          <w:rStyle w:val="normaltextrun"/>
          <w:rFonts w:asciiTheme="minorHAnsi" w:eastAsiaTheme="majorEastAsia" w:hAnsiTheme="minorHAnsi" w:cs="Segoe UI"/>
        </w:rPr>
        <w:t xml:space="preserve">n, after accounting for additional volume in the extraction from water in the soil. </w:t>
      </w:r>
      <w:r w:rsidRPr="003A275E">
        <w:rPr>
          <w:rStyle w:val="normaltextrun"/>
          <w:rFonts w:asciiTheme="minorHAnsi" w:eastAsiaTheme="majorEastAsia" w:hAnsiTheme="minorHAnsi" w:cs="Segoe UI"/>
        </w:rPr>
        <w:t xml:space="preserve">The TOC and TN in the samples were then normalized to the dry mass of soil used for the extraction. </w:t>
      </w:r>
    </w:p>
    <w:p w14:paraId="3B6D3847" w14:textId="77777777" w:rsidR="009B1F28" w:rsidRPr="008E1DD9" w:rsidRDefault="009B1F28" w:rsidP="00474B4A">
      <w:pPr>
        <w:spacing w:line="276" w:lineRule="auto"/>
      </w:pPr>
    </w:p>
    <w:p w14:paraId="6084D778" w14:textId="2D953C26" w:rsidR="009B1F28" w:rsidRPr="008E1DD9" w:rsidRDefault="009B1F28" w:rsidP="00474B4A">
      <w:pPr>
        <w:spacing w:line="276" w:lineRule="auto"/>
      </w:pPr>
      <w:r w:rsidRPr="008E1DD9">
        <w:t xml:space="preserve">3. Instrument- or software-specific information needed to interpret the data: </w:t>
      </w:r>
      <w:r w:rsidR="009E3A4A">
        <w:t>Included above</w:t>
      </w:r>
    </w:p>
    <w:p w14:paraId="4E4CC012" w14:textId="4691A496" w:rsidR="009B1F28" w:rsidRPr="008E1DD9" w:rsidRDefault="009B1F28" w:rsidP="00474B4A">
      <w:pPr>
        <w:spacing w:line="276" w:lineRule="auto"/>
      </w:pPr>
      <w:r w:rsidRPr="008E1DD9">
        <w:t xml:space="preserve">4. Standards and calibration information, if appropriate: </w:t>
      </w:r>
      <w:r w:rsidR="002B3DC4">
        <w:t xml:space="preserve">A </w:t>
      </w:r>
      <w:r w:rsidR="002945A4">
        <w:t xml:space="preserve">standard curve of MUB and MUC were run on each sample plate for EEA assays, </w:t>
      </w:r>
      <w:r w:rsidR="00126BCC">
        <w:rPr>
          <w:rStyle w:val="normaltextrun"/>
          <w:rFonts w:eastAsiaTheme="majorEastAsia" w:cs="Segoe UI"/>
        </w:rPr>
        <w:t>standard curves of potassium hydrogen phthalate (0-10ppm) and potassium nitrate (0-5 ppm) were run at the start and end of each batch of samples and check standards were run every 10 samples) for MBC and MBN samples.</w:t>
      </w:r>
    </w:p>
    <w:p w14:paraId="3D7CE016" w14:textId="77777777" w:rsidR="002F232C" w:rsidRDefault="002F232C" w:rsidP="00474B4A">
      <w:pPr>
        <w:spacing w:line="276" w:lineRule="auto"/>
      </w:pPr>
      <w:commentRangeStart w:id="38"/>
      <w:r>
        <w:t xml:space="preserve">5. Environmental/experimental conditions: </w:t>
      </w:r>
      <w:commentRangeEnd w:id="38"/>
      <w:r w:rsidR="003D11FC">
        <w:rPr>
          <w:rStyle w:val="CommentReference"/>
          <w:sz w:val="24"/>
          <w:szCs w:val="24"/>
        </w:rPr>
        <w:commentReference w:id="38"/>
      </w:r>
    </w:p>
    <w:p w14:paraId="06F86BC9" w14:textId="77777777" w:rsidR="008131BF" w:rsidRPr="00CD27C5" w:rsidRDefault="008131BF" w:rsidP="008131BF">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034BC0A3" w14:textId="77777777" w:rsidR="008131BF" w:rsidRPr="001D1C90" w:rsidRDefault="008131BF" w:rsidP="008131BF">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xml:space="preserve">), operated by Washington State University, and described in our previous publications. The site is characterized by marginal soil with low organic matter content </w:t>
      </w:r>
      <w:r>
        <w:rPr>
          <w:rStyle w:val="normaltextrun"/>
          <w:rFonts w:ascii="Aptos" w:eastAsiaTheme="majorEastAsia" w:hAnsi="Aptos" w:cs="Segoe UI"/>
        </w:rPr>
        <w:lastRenderedPageBreak/>
        <w:t>(~1.5% at the 5-15cm depth) and pH of 8. Tall wheatgrass (</w:t>
      </w:r>
      <w:r>
        <w:rPr>
          <w:rStyle w:val="normaltextrun"/>
          <w:rFonts w:ascii="Aptos" w:eastAsiaTheme="majorEastAsia" w:hAnsi="Aptos" w:cs="Segoe UI"/>
          <w:i/>
          <w:iCs/>
        </w:rPr>
        <w:t>Thinopyrum ponticum</w:t>
      </w:r>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40"/>
      <w:r>
        <w:rPr>
          <w:rStyle w:val="normaltextrun"/>
          <w:rFonts w:ascii="Aptos" w:eastAsiaTheme="majorEastAsia" w:hAnsi="Aptos" w:cs="Segoe UI"/>
        </w:rPr>
        <w:t xml:space="preserve">2019-2023 </w:t>
      </w:r>
      <w:commentRangeEnd w:id="40"/>
      <w:r>
        <w:rPr>
          <w:rStyle w:val="CommentReference"/>
          <w:rFonts w:ascii="Aptos" w:eastAsiaTheme="majorEastAsia" w:hAnsi="Aptos" w:cs="Segoe UI"/>
          <w:sz w:val="24"/>
          <w:szCs w:val="24"/>
        </w:rPr>
        <w:commentReference w:id="40"/>
      </w:r>
      <w:r>
        <w:rPr>
          <w:rStyle w:val="normaltextrun"/>
          <w:rFonts w:ascii="Aptos" w:eastAsiaTheme="majorEastAsia" w:hAnsi="Aptos" w:cs="Segoe UI"/>
        </w:rPr>
        <w:t xml:space="preserve">water was supplied at four levels (100%, 75%, 50%, and 25% field water capacity) to create plots with differing water stress. Irrigation is provided through drip lines from April to October. Each experimental plot is 2.1 m × 10.7 m with a 1.5 m alley between adjacent plots. (Citations: </w:t>
      </w:r>
      <w:hyperlink r:id="rId25"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26"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27"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0C29CCB0" w14:textId="77777777" w:rsidR="008131BF" w:rsidRDefault="008131BF" w:rsidP="008131BF">
      <w:pPr>
        <w:spacing w:line="276" w:lineRule="auto"/>
      </w:pPr>
    </w:p>
    <w:p w14:paraId="3A9E3A81" w14:textId="77777777" w:rsidR="008131BF" w:rsidRPr="003614C2" w:rsidRDefault="008131BF" w:rsidP="008131BF">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63374B08" w14:textId="77777777" w:rsidR="008131BF" w:rsidRDefault="008131BF" w:rsidP="008131BF">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Soil cores were collected on the first Wednesday of each month from June 2023 - June 2024. from plots within 25% and 100% irrigation treatments, including 6 field replicates per treatment. All sampled plots were planted with </w:t>
      </w:r>
      <w:r w:rsidRPr="000059D8">
        <w:rPr>
          <w:rStyle w:val="normaltextrun"/>
          <w:rFonts w:ascii="Aptos" w:eastAsiaTheme="majorEastAsia" w:hAnsi="Aptos" w:cs="Segoe UI"/>
        </w:rPr>
        <w:t xml:space="preserve">the Jose cultivar, resulting in n = 6 for each irrigation treatment per collection date. Within each plot, three </w:t>
      </w:r>
      <w:r>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Pr>
          <w:rStyle w:val="normaltextrun"/>
          <w:rFonts w:ascii="Aptos" w:eastAsiaTheme="majorEastAsia" w:hAnsi="Aptos" w:cs="Segoe UI"/>
        </w:rPr>
        <w:t>. Triplicate cores were pooled and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0459F3F9" w14:textId="77777777" w:rsidR="002F232C" w:rsidRDefault="002F232C" w:rsidP="00474B4A">
      <w:pPr>
        <w:pStyle w:val="paragraph"/>
        <w:spacing w:before="0" w:beforeAutospacing="0" w:after="0" w:afterAutospacing="0" w:line="276" w:lineRule="auto"/>
        <w:textAlignment w:val="baseline"/>
        <w:rPr>
          <w:rStyle w:val="eop"/>
          <w:rFonts w:ascii="Aptos" w:eastAsiaTheme="majorEastAsia" w:hAnsi="Aptos" w:cs="Segoe UI"/>
        </w:rPr>
      </w:pPr>
    </w:p>
    <w:p w14:paraId="09F1428B" w14:textId="77777777" w:rsidR="002F232C" w:rsidRPr="003614C2" w:rsidRDefault="002F232C"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079292FC" w14:textId="357271ED" w:rsidR="002F232C" w:rsidRDefault="002F232C"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within 24 hours of sample collection. Subsamples for MicroResp were stored at 4</w:t>
      </w:r>
      <w:r>
        <w:rPr>
          <w:rStyle w:val="normaltextrun"/>
          <w:rFonts w:ascii="Symbol" w:eastAsiaTheme="majorEastAsia" w:hAnsi="Symbol" w:cs="Segoe UI"/>
        </w:rPr>
        <w:t>°</w:t>
      </w:r>
      <w:r>
        <w:rPr>
          <w:rStyle w:val="normaltextrun"/>
          <w:rFonts w:ascii="Aptos" w:eastAsiaTheme="majorEastAsia" w:hAnsi="Aptos" w:cs="Segoe UI"/>
        </w:rPr>
        <w:t>C until further analysis within 1 week of sample collection.</w:t>
      </w:r>
    </w:p>
    <w:p w14:paraId="1D1D81C6" w14:textId="77777777" w:rsidR="002F232C" w:rsidRPr="006357F0" w:rsidRDefault="002F232C" w:rsidP="00474B4A">
      <w:pPr>
        <w:pStyle w:val="paragraph"/>
        <w:spacing w:before="0" w:beforeAutospacing="0" w:after="0" w:afterAutospacing="0" w:line="276" w:lineRule="auto"/>
        <w:textAlignment w:val="baseline"/>
        <w:rPr>
          <w:rFonts w:ascii="Segoe UI" w:hAnsi="Segoe UI" w:cs="Segoe UI"/>
          <w:sz w:val="18"/>
          <w:szCs w:val="18"/>
        </w:rPr>
      </w:pPr>
    </w:p>
    <w:p w14:paraId="10085390" w14:textId="77777777" w:rsidR="002F232C" w:rsidRDefault="002F232C" w:rsidP="00474B4A">
      <w:pPr>
        <w:spacing w:line="276" w:lineRule="auto"/>
      </w:pPr>
      <w:r>
        <w:t>6. Describe any quality-assurance procedures performed on the data: not applicable</w:t>
      </w:r>
    </w:p>
    <w:p w14:paraId="2A7A6B7E" w14:textId="34F6039C" w:rsidR="002F232C" w:rsidRDefault="002F232C" w:rsidP="00474B4A">
      <w:pPr>
        <w:spacing w:line="276" w:lineRule="auto"/>
        <w:rPr>
          <w:u w:val="single"/>
        </w:rPr>
      </w:pPr>
      <w:r>
        <w:t xml:space="preserve">7. People involved with sample collection, processing, analysis and/or submission: Sheryl Bell, Amy Zimmerman, Regan McDearis, Evan Warburton, Sharon Zhao, </w:t>
      </w:r>
      <w:r w:rsidRPr="00B922B5">
        <w:t xml:space="preserve">Vanessa Garayburu-Caruso, Kali Cornwell, </w:t>
      </w:r>
      <w:r>
        <w:t>Gregory Martin, Mischelle Schut</w:t>
      </w:r>
      <w:r w:rsidR="008131BF">
        <w:t>z</w:t>
      </w:r>
    </w:p>
    <w:p w14:paraId="30F3B59C" w14:textId="77777777" w:rsidR="00B922B5" w:rsidRDefault="00B922B5" w:rsidP="00474B4A">
      <w:pPr>
        <w:spacing w:line="276" w:lineRule="auto"/>
      </w:pPr>
    </w:p>
    <w:p w14:paraId="72ACFD4B" w14:textId="4C6225EF" w:rsidR="008E1DD9" w:rsidRPr="00684C95" w:rsidRDefault="008E1DD9" w:rsidP="00474B4A">
      <w:pPr>
        <w:spacing w:line="276" w:lineRule="auto"/>
        <w:rPr>
          <w:b/>
          <w:u w:val="single"/>
        </w:rPr>
      </w:pPr>
      <w:r w:rsidRPr="00684C95">
        <w:rPr>
          <w:b/>
        </w:rPr>
        <w:t xml:space="preserve">DATA-SPECIFIC INFORMATION FOR: </w:t>
      </w:r>
      <w:r w:rsidRPr="00224017">
        <w:rPr>
          <w:b/>
          <w:bCs/>
        </w:rPr>
        <w:t>[</w:t>
      </w:r>
      <w:r w:rsidR="00327578" w:rsidRPr="0028193E">
        <w:rPr>
          <w:b/>
          <w:bCs/>
        </w:rPr>
        <w:t>SoilSFA_3.1_</w:t>
      </w:r>
      <w:r w:rsidR="00327578">
        <w:rPr>
          <w:b/>
          <w:bCs/>
        </w:rPr>
        <w:t>Biogeochemistry.csv</w:t>
      </w:r>
      <w:r w:rsidRPr="00224017">
        <w:rPr>
          <w:b/>
          <w:bCs/>
        </w:rPr>
        <w:t xml:space="preserve">] </w:t>
      </w:r>
    </w:p>
    <w:p w14:paraId="717E19DC" w14:textId="77777777" w:rsidR="008E1DD9" w:rsidRPr="00224017" w:rsidRDefault="008E1DD9" w:rsidP="00474B4A">
      <w:pPr>
        <w:spacing w:line="276" w:lineRule="auto"/>
      </w:pPr>
      <w:r w:rsidRPr="00224017">
        <w:t>&lt;repeat this section for each dataset, folder or file, as appropriate&gt;</w:t>
      </w:r>
    </w:p>
    <w:p w14:paraId="24DE067C" w14:textId="05958345" w:rsidR="008E1DD9" w:rsidRPr="00224017" w:rsidRDefault="008E1DD9" w:rsidP="00474B4A">
      <w:pPr>
        <w:spacing w:line="276" w:lineRule="auto"/>
      </w:pPr>
      <w:r w:rsidRPr="00224017">
        <w:t xml:space="preserve">1. Number of variables: </w:t>
      </w:r>
      <w:r w:rsidR="00BB5FD3">
        <w:t>37</w:t>
      </w:r>
    </w:p>
    <w:p w14:paraId="71AF5BAF" w14:textId="2D4AFDD7" w:rsidR="008E1DD9" w:rsidRPr="00224017" w:rsidRDefault="008E1DD9" w:rsidP="00474B4A">
      <w:pPr>
        <w:spacing w:line="276" w:lineRule="auto"/>
      </w:pPr>
      <w:r w:rsidRPr="00224017">
        <w:t xml:space="preserve">2. Number of cases/rows: </w:t>
      </w:r>
      <w:r w:rsidR="00BB5FD3">
        <w:t>169 (including header)</w:t>
      </w:r>
    </w:p>
    <w:p w14:paraId="6F5D40D5" w14:textId="77777777" w:rsidR="008E1DD9" w:rsidRPr="00224017" w:rsidRDefault="008E1DD9" w:rsidP="00474B4A">
      <w:pPr>
        <w:spacing w:line="276" w:lineRule="auto"/>
      </w:pPr>
      <w:r w:rsidRPr="00224017">
        <w:lastRenderedPageBreak/>
        <w:t xml:space="preserve">3. Variable List: </w:t>
      </w:r>
    </w:p>
    <w:p w14:paraId="678D19BF" w14:textId="77777777" w:rsidR="008E1DD9" w:rsidRPr="00224017" w:rsidRDefault="008E1DD9" w:rsidP="00474B4A">
      <w:pPr>
        <w:spacing w:line="276" w:lineRule="auto"/>
      </w:pPr>
      <w:r w:rsidRPr="00224017">
        <w:t>&lt;list variable name(s), description(s), unit(s)and value labels as appropriate for each&gt;</w:t>
      </w:r>
    </w:p>
    <w:p w14:paraId="2B21A3A8" w14:textId="77777777" w:rsidR="008E1DD9" w:rsidRPr="00224017" w:rsidRDefault="008E1DD9" w:rsidP="00474B4A">
      <w:pPr>
        <w:spacing w:line="276" w:lineRule="auto"/>
      </w:pPr>
      <w:r w:rsidRPr="00224017">
        <w:t>Sample_cat: unique Soils SFA identifier (format SM####)</w:t>
      </w:r>
    </w:p>
    <w:p w14:paraId="449033C1" w14:textId="77777777" w:rsidR="008E1DD9" w:rsidRPr="00224017" w:rsidRDefault="008E1DD9" w:rsidP="00474B4A">
      <w:pPr>
        <w:spacing w:line="276" w:lineRule="auto"/>
      </w:pPr>
      <w:r w:rsidRPr="00224017">
        <w:t>Collection_date: date of sample collection (YYYY-MM-DD)</w:t>
      </w:r>
    </w:p>
    <w:p w14:paraId="6B1E5724" w14:textId="77777777" w:rsidR="008E1DD9" w:rsidRPr="00224017" w:rsidRDefault="008E1DD9" w:rsidP="00474B4A">
      <w:pPr>
        <w:spacing w:line="276" w:lineRule="auto"/>
      </w:pPr>
      <w:r w:rsidRPr="00224017">
        <w:t>Plot: unique numeric plot ID (1,25,27,40,46,57,8,13,28, 33, 48, 53</w:t>
      </w:r>
    </w:p>
    <w:p w14:paraId="0601ECBA" w14:textId="77777777" w:rsidR="008E1DD9" w:rsidRPr="00224017" w:rsidRDefault="008E1DD9" w:rsidP="00474B4A">
      <w:pPr>
        <w:spacing w:line="276" w:lineRule="auto"/>
      </w:pPr>
      <w:r w:rsidRPr="00224017">
        <w:t>Irrigation_trmt_pct: irrigation treatment level by relative % water application (25, 100)</w:t>
      </w:r>
    </w:p>
    <w:p w14:paraId="12E35D96" w14:textId="77777777" w:rsidR="008E1DD9" w:rsidRDefault="008E1DD9" w:rsidP="00474B4A">
      <w:pPr>
        <w:spacing w:line="276" w:lineRule="auto"/>
      </w:pPr>
      <w:r w:rsidRPr="00224017">
        <w:t>Irrigaiton_trmt_cat: irrigation treatment level by category (T1 = 100%, T4 = 25%)</w:t>
      </w:r>
    </w:p>
    <w:p w14:paraId="53856A9C" w14:textId="49FDE68D" w:rsidR="00F155F6" w:rsidRPr="00F155F6" w:rsidRDefault="00F155F6" w:rsidP="00474B4A">
      <w:pPr>
        <w:spacing w:line="276" w:lineRule="auto"/>
        <w:rPr>
          <w:rFonts w:eastAsiaTheme="minorEastAsia"/>
          <w:color w:val="242424"/>
        </w:rPr>
      </w:pPr>
      <w:r w:rsidRPr="70366008">
        <w:rPr>
          <w:rFonts w:eastAsiaTheme="minorEastAsia"/>
        </w:rPr>
        <w:t xml:space="preserve">Cultivar: </w:t>
      </w:r>
      <w:r w:rsidRPr="70366008">
        <w:rPr>
          <w:rFonts w:eastAsiaTheme="minorEastAsia"/>
          <w:color w:val="242424"/>
        </w:rPr>
        <w:t>Tall Wheatgrass cultivar (categorical) [Jose]</w:t>
      </w:r>
    </w:p>
    <w:p w14:paraId="0B768418" w14:textId="77777777" w:rsidR="00F155F6" w:rsidRDefault="00F155F6" w:rsidP="00474B4A">
      <w:pPr>
        <w:spacing w:line="276" w:lineRule="auto"/>
        <w:rPr>
          <w:rFonts w:eastAsiaTheme="minorEastAsia"/>
          <w:color w:val="242424"/>
        </w:rPr>
      </w:pPr>
      <w:r w:rsidRPr="70366008">
        <w:rPr>
          <w:rFonts w:eastAsiaTheme="minorEastAsia"/>
        </w:rPr>
        <w:t xml:space="preserve">Block: </w:t>
      </w:r>
      <w:r w:rsidRPr="70366008">
        <w:rPr>
          <w:rFonts w:eastAsiaTheme="minorEastAsia"/>
          <w:color w:val="242424"/>
        </w:rPr>
        <w:t>field block identifier where plot is located (numeric) [1-3]</w:t>
      </w:r>
    </w:p>
    <w:p w14:paraId="5CB6534D" w14:textId="77777777" w:rsidR="00F155F6" w:rsidRDefault="00F155F6" w:rsidP="00474B4A">
      <w:pPr>
        <w:spacing w:line="276" w:lineRule="auto"/>
        <w:rPr>
          <w:rFonts w:eastAsiaTheme="minorEastAsia"/>
          <w:color w:val="242424"/>
        </w:rPr>
      </w:pPr>
      <w:r w:rsidRPr="70366008">
        <w:rPr>
          <w:rFonts w:eastAsiaTheme="minorEastAsia"/>
        </w:rPr>
        <w:t xml:space="preserve">Rep: </w:t>
      </w:r>
      <w:r w:rsidRPr="70366008">
        <w:rPr>
          <w:rFonts w:eastAsiaTheme="minorEastAsia"/>
          <w:color w:val="242424"/>
        </w:rPr>
        <w:t>treatment replicate identifier at field site (numeric) [1-6]</w:t>
      </w:r>
    </w:p>
    <w:p w14:paraId="59A68EDB" w14:textId="41B10B7F" w:rsidR="00F155F6" w:rsidRDefault="00F155F6" w:rsidP="00474B4A">
      <w:pPr>
        <w:spacing w:line="276" w:lineRule="auto"/>
        <w:rPr>
          <w:rFonts w:eastAsiaTheme="minorEastAsia"/>
        </w:rPr>
      </w:pPr>
      <w:r w:rsidRPr="70366008">
        <w:rPr>
          <w:rFonts w:eastAsiaTheme="minorEastAsia"/>
        </w:rPr>
        <w:t>Depth_cm: depth of soil sampled (numeric range in cm) [</w:t>
      </w:r>
      <w:r w:rsidR="00FA22C2">
        <w:rPr>
          <w:rFonts w:eastAsiaTheme="minorEastAsia"/>
        </w:rPr>
        <w:t>0</w:t>
      </w:r>
      <w:r w:rsidRPr="70366008">
        <w:rPr>
          <w:rFonts w:eastAsiaTheme="minorEastAsia"/>
        </w:rPr>
        <w:t>_15]</w:t>
      </w:r>
    </w:p>
    <w:p w14:paraId="65C35840" w14:textId="2128FDDF" w:rsidR="00F155F6" w:rsidRDefault="00F155F6" w:rsidP="00474B4A">
      <w:pPr>
        <w:spacing w:line="276" w:lineRule="auto"/>
        <w:rPr>
          <w:rFonts w:eastAsiaTheme="minorEastAsia"/>
        </w:rPr>
      </w:pPr>
      <w:r w:rsidRPr="70366008">
        <w:rPr>
          <w:rFonts w:eastAsiaTheme="minorEastAsia"/>
        </w:rPr>
        <w:t>Soil_frac: soil fract</w:t>
      </w:r>
      <w:r w:rsidR="00F54EBE">
        <w:rPr>
          <w:rFonts w:eastAsiaTheme="minorEastAsia"/>
        </w:rPr>
        <w:t>i</w:t>
      </w:r>
      <w:r w:rsidRPr="70366008">
        <w:rPr>
          <w:rFonts w:eastAsiaTheme="minorEastAsia"/>
        </w:rPr>
        <w:t>on sampled (</w:t>
      </w:r>
      <w:r w:rsidR="00084CFC" w:rsidRPr="70366008">
        <w:rPr>
          <w:rFonts w:eastAsiaTheme="minorEastAsia"/>
        </w:rPr>
        <w:t>categorical</w:t>
      </w:r>
      <w:r w:rsidRPr="70366008">
        <w:rPr>
          <w:rFonts w:eastAsiaTheme="minorEastAsia"/>
        </w:rPr>
        <w:t>) [Bulk]</w:t>
      </w:r>
    </w:p>
    <w:p w14:paraId="196D5485" w14:textId="77777777" w:rsidR="00F155F6" w:rsidRDefault="00F155F6" w:rsidP="00474B4A">
      <w:pPr>
        <w:spacing w:line="276" w:lineRule="auto"/>
      </w:pPr>
      <w:r>
        <w:t xml:space="preserve">SoilTemp_mean: Soil temperature data from Meter Teros11 soil temperature sensors installed at 18cm depth within experiment plots. Mean of values from 12:00 three days prior to Collection_date until 12:00 on Collection_date (units </w:t>
      </w:r>
      <w:r w:rsidRPr="0BB8EA7B">
        <w:rPr>
          <w:vertAlign w:val="superscript"/>
        </w:rPr>
        <w:t>o</w:t>
      </w:r>
      <w:r>
        <w:t>C)</w:t>
      </w:r>
    </w:p>
    <w:p w14:paraId="12501EE7" w14:textId="77777777" w:rsidR="00F155F6" w:rsidRDefault="00F155F6" w:rsidP="00474B4A">
      <w:pPr>
        <w:spacing w:line="276" w:lineRule="auto"/>
      </w:pPr>
      <w:r>
        <w:t xml:space="preserve">SoilTemp_min: Soil temperature data from Meter Teros11 soil temperature sensors installed at 18cm depth within experiment plots. Minimum of values from 12:00 three days prior to Collection_date until 12:00 on Collection_date (units </w:t>
      </w:r>
      <w:r w:rsidRPr="0BB8EA7B">
        <w:rPr>
          <w:vertAlign w:val="superscript"/>
        </w:rPr>
        <w:t>o</w:t>
      </w:r>
      <w:r>
        <w:t>C)</w:t>
      </w:r>
    </w:p>
    <w:p w14:paraId="26BE3A51" w14:textId="77777777" w:rsidR="00F155F6" w:rsidRDefault="00F155F6" w:rsidP="00474B4A">
      <w:pPr>
        <w:spacing w:line="276" w:lineRule="auto"/>
      </w:pPr>
      <w:r>
        <w:t xml:space="preserve">SoilTemp_max: Soil temperature data from Meter Teros11 soil temperature sensors installed at 18cm depth within experiment plots. Maximum of values from 12:00 three days prior to Collection_date until 12:00 on Collection_date (units </w:t>
      </w:r>
      <w:r w:rsidRPr="0BB8EA7B">
        <w:rPr>
          <w:vertAlign w:val="superscript"/>
        </w:rPr>
        <w:t>o</w:t>
      </w:r>
      <w:r>
        <w:t>C)</w:t>
      </w:r>
    </w:p>
    <w:p w14:paraId="6AD00A51" w14:textId="77777777" w:rsidR="00F155F6" w:rsidRDefault="00F155F6" w:rsidP="00474B4A">
      <w:pPr>
        <w:spacing w:line="276" w:lineRule="auto"/>
      </w:pPr>
      <w:r>
        <w:t>GWC: Gravimetric water content of soil samples (%)</w:t>
      </w:r>
    </w:p>
    <w:p w14:paraId="4A28BDE9" w14:textId="77777777" w:rsidR="00F155F6" w:rsidRDefault="00F155F6" w:rsidP="00474B4A">
      <w:pPr>
        <w:spacing w:line="276" w:lineRule="auto"/>
      </w:pPr>
      <w:r>
        <w:t>pH: pH of 1:2 soil:deionized water slurry (unitless measure on a logarithmic scale)</w:t>
      </w:r>
    </w:p>
    <w:p w14:paraId="3695D885" w14:textId="3FE8F8B9" w:rsidR="006E660A" w:rsidRDefault="006E660A" w:rsidP="00474B4A">
      <w:pPr>
        <w:spacing w:line="276" w:lineRule="auto"/>
      </w:pPr>
      <w:r w:rsidRPr="006E660A">
        <w:t>Root_</w:t>
      </w:r>
      <w:r w:rsidR="00921510">
        <w:t>g</w:t>
      </w:r>
      <w:r w:rsidRPr="006E660A">
        <w:tab/>
      </w:r>
      <w:r w:rsidR="002024F3">
        <w:t xml:space="preserve">: </w:t>
      </w:r>
      <w:r w:rsidR="00A25BF4">
        <w:t>measured root mass in sample (g)</w:t>
      </w:r>
    </w:p>
    <w:p w14:paraId="768AFE8E" w14:textId="0686A571" w:rsidR="006E660A" w:rsidRDefault="006E660A" w:rsidP="00474B4A">
      <w:pPr>
        <w:spacing w:line="276" w:lineRule="auto"/>
      </w:pPr>
      <w:r w:rsidRPr="006E660A">
        <w:t>Roots_gdw</w:t>
      </w:r>
      <w:r w:rsidR="00A25BF4">
        <w:t xml:space="preserve">: </w:t>
      </w:r>
      <w:r w:rsidR="006F6F3F">
        <w:t>root mass normalized to total soil collected (g</w:t>
      </w:r>
      <w:r w:rsidR="001F153B">
        <w:t>/ g dry soil)</w:t>
      </w:r>
      <w:r w:rsidRPr="006E660A">
        <w:tab/>
      </w:r>
    </w:p>
    <w:p w14:paraId="62B347FF" w14:textId="0D1EEC23" w:rsidR="00F7716A" w:rsidRDefault="00F7716A" w:rsidP="00474B4A">
      <w:pPr>
        <w:spacing w:line="276" w:lineRule="auto"/>
      </w:pPr>
      <w:r>
        <w:t>CO2_C_20</w:t>
      </w:r>
      <w:r w:rsidR="00DD2ED5">
        <w:t>_</w:t>
      </w:r>
      <w:r>
        <w:t>m</w:t>
      </w:r>
      <w:r w:rsidR="00DD2ED5">
        <w:t>2</w:t>
      </w:r>
      <w:r>
        <w:t xml:space="preserve">: ug of carbon from CO2 respired per m2 after respiration collars were capped for 20minutes (ug CO2-C m2-1) </w:t>
      </w:r>
    </w:p>
    <w:p w14:paraId="12DDE7EB" w14:textId="3BE74C12" w:rsidR="00F7716A" w:rsidRDefault="00F7716A" w:rsidP="00474B4A">
      <w:pPr>
        <w:spacing w:line="276" w:lineRule="auto"/>
      </w:pPr>
      <w:r>
        <w:t>CO2_C_40</w:t>
      </w:r>
      <w:r w:rsidR="00E53FB1">
        <w:t>_</w:t>
      </w:r>
      <w:r>
        <w:t>m</w:t>
      </w:r>
      <w:r w:rsidR="00E53FB1">
        <w:t>2</w:t>
      </w:r>
      <w:r>
        <w:t>: ug of carbon from CO2 respired per m2 after respiration collars were capped for 40minutes</w:t>
      </w:r>
      <w:r>
        <w:tab/>
        <w:t xml:space="preserve"> (ug CO2-C m2-1) </w:t>
      </w:r>
    </w:p>
    <w:p w14:paraId="2B338094" w14:textId="2160BBB1" w:rsidR="00F7716A" w:rsidRDefault="00F7716A" w:rsidP="00474B4A">
      <w:pPr>
        <w:spacing w:line="276" w:lineRule="auto"/>
      </w:pPr>
      <w:r>
        <w:lastRenderedPageBreak/>
        <w:t>CO2_C_60</w:t>
      </w:r>
      <w:r w:rsidR="00E53FB1">
        <w:t>_</w:t>
      </w:r>
      <w:r>
        <w:t>m</w:t>
      </w:r>
      <w:r w:rsidR="00E53FB1">
        <w:t>2</w:t>
      </w:r>
      <w:r>
        <w:t>:</w:t>
      </w:r>
      <w:r w:rsidR="00E53FB1">
        <w:t xml:space="preserve"> </w:t>
      </w:r>
      <w:r>
        <w:t xml:space="preserve">ug of carbon from CO2 respired per m2 after respiration collars were capped for 40minutes (ug CO2-C m2-1) </w:t>
      </w:r>
    </w:p>
    <w:p w14:paraId="6955EB78" w14:textId="779506D1" w:rsidR="00F4656A" w:rsidRDefault="00F4656A" w:rsidP="00474B4A">
      <w:pPr>
        <w:spacing w:line="276" w:lineRule="auto"/>
      </w:pPr>
      <w:r>
        <w:t>SEOC_ug_gdw: salt-extractable organic carbon measurement (ug C/g dry soil)</w:t>
      </w:r>
    </w:p>
    <w:p w14:paraId="20374272" w14:textId="77777777" w:rsidR="00F4656A" w:rsidRDefault="00F4656A" w:rsidP="00474B4A">
      <w:pPr>
        <w:spacing w:line="276" w:lineRule="auto"/>
      </w:pPr>
      <w:r>
        <w:t>SETN_ug_gdw: salt-extractable total nitrogen measurement (ug N/g dry soil)</w:t>
      </w:r>
    </w:p>
    <w:p w14:paraId="06B7CF26" w14:textId="77777777" w:rsidR="00594EAA" w:rsidRDefault="00594EAA" w:rsidP="00474B4A">
      <w:pPr>
        <w:spacing w:line="276" w:lineRule="auto"/>
      </w:pPr>
      <w:r>
        <w:t>MBC_ug_gdw: microbial biomass carbon measurement (ug C/g dry soil)</w:t>
      </w:r>
    </w:p>
    <w:p w14:paraId="54928F4A" w14:textId="77777777" w:rsidR="00594EAA" w:rsidRDefault="00594EAA" w:rsidP="00474B4A">
      <w:pPr>
        <w:spacing w:line="276" w:lineRule="auto"/>
      </w:pPr>
      <w:r>
        <w:t>MBN_ug_gdw: microbial biomass carbon measurement (ug N/g dry soil)</w:t>
      </w:r>
    </w:p>
    <w:p w14:paraId="0121BF62" w14:textId="387E7593" w:rsidR="00594EAA" w:rsidRDefault="00C00278" w:rsidP="00474B4A">
      <w:pPr>
        <w:spacing w:line="276" w:lineRule="auto"/>
      </w:pPr>
      <w:r w:rsidRPr="00C00278">
        <w:t>Oslon_OP_ug_gdw</w:t>
      </w:r>
      <w:r w:rsidR="00CB3773">
        <w:t>: bicarbonate extractable organic P after conversion to PO4 (ug PO4/g dry soil)</w:t>
      </w:r>
    </w:p>
    <w:p w14:paraId="7F441894" w14:textId="0A21796D" w:rsidR="00594EAA" w:rsidRDefault="001374EC" w:rsidP="00474B4A">
      <w:pPr>
        <w:spacing w:line="276" w:lineRule="auto"/>
      </w:pPr>
      <w:r w:rsidRPr="001374EC">
        <w:t>Olson_IP_ug_gdw</w:t>
      </w:r>
      <w:r w:rsidR="00594EAA">
        <w:t>: bicarbonate extractable inorganic P (ug PO4/g dry soil)</w:t>
      </w:r>
    </w:p>
    <w:p w14:paraId="490ACD74" w14:textId="382EB19F" w:rsidR="00CB3773" w:rsidRDefault="001374EC" w:rsidP="00474B4A">
      <w:pPr>
        <w:spacing w:line="276" w:lineRule="auto"/>
      </w:pPr>
      <w:r w:rsidRPr="001374EC">
        <w:t>MBP_OP_ug_gdw</w:t>
      </w:r>
      <w:r w:rsidR="00CB3773">
        <w:t xml:space="preserve">: bicarbonate extractable organic microbial </w:t>
      </w:r>
      <w:r w:rsidR="00BF1152">
        <w:t>biomass phosphorus</w:t>
      </w:r>
      <w:r w:rsidR="00CB3773">
        <w:t xml:space="preserve"> after conversion to PO4 (ug PO4/g dry soil)</w:t>
      </w:r>
    </w:p>
    <w:p w14:paraId="16229DC2" w14:textId="72975623" w:rsidR="00CB3773" w:rsidRDefault="001374EC" w:rsidP="00474B4A">
      <w:pPr>
        <w:spacing w:line="276" w:lineRule="auto"/>
      </w:pPr>
      <w:r w:rsidRPr="001374EC">
        <w:t>MBP_IP_ug_gdw</w:t>
      </w:r>
      <w:r w:rsidR="00CB3773">
        <w:t xml:space="preserve">: </w:t>
      </w:r>
      <w:r w:rsidR="00BF1152">
        <w:t xml:space="preserve">bicarbonate extractable inorganic microbial biomass phosphorus </w:t>
      </w:r>
      <w:r w:rsidR="00CB3773">
        <w:t>(ug PO4/g dry soil)</w:t>
      </w:r>
    </w:p>
    <w:p w14:paraId="713A81F9" w14:textId="0C02CD6D" w:rsidR="0055610C" w:rsidRDefault="0055610C" w:rsidP="00474B4A">
      <w:pPr>
        <w:spacing w:line="276" w:lineRule="auto"/>
      </w:pPr>
      <w:r>
        <w:t xml:space="preserve">Resin_NH4: measured ammonium concentration </w:t>
      </w:r>
      <w:r w:rsidR="001A33EF">
        <w:t>from</w:t>
      </w:r>
      <w:r>
        <w:t xml:space="preserve"> 0.5M HCl extracts of </w:t>
      </w:r>
      <w:r w:rsidR="004F728C">
        <w:t>cation/anion</w:t>
      </w:r>
      <w:r w:rsidR="00D33219">
        <w:t xml:space="preserve"> </w:t>
      </w:r>
      <w:r w:rsidR="004F728C">
        <w:t>resin membranes</w:t>
      </w:r>
      <w:r w:rsidR="00D33219">
        <w:t xml:space="preserve"> strips</w:t>
      </w:r>
      <w:r w:rsidR="004F728C">
        <w:t xml:space="preserve"> incubated in the field for ~30days</w:t>
      </w:r>
      <w:r w:rsidR="00D33219">
        <w:t>.</w:t>
      </w:r>
      <w:r w:rsidR="001A33EF">
        <w:t xml:space="preserve"> </w:t>
      </w:r>
      <w:r w:rsidR="00D33219">
        <w:t>(</w:t>
      </w:r>
      <w:r>
        <w:t>ug NO3 mm2-1 day-1</w:t>
      </w:r>
      <w:r w:rsidR="00D33219">
        <w:t>)</w:t>
      </w:r>
    </w:p>
    <w:p w14:paraId="6C992018" w14:textId="628F9182" w:rsidR="0055610C" w:rsidRDefault="0055610C" w:rsidP="00474B4A">
      <w:pPr>
        <w:spacing w:line="276" w:lineRule="auto"/>
      </w:pPr>
      <w:r>
        <w:t>Resin_NO3: measured nitrate concentration</w:t>
      </w:r>
      <w:r w:rsidR="00D33219">
        <w:t xml:space="preserve"> </w:t>
      </w:r>
      <w:r w:rsidR="001A33EF">
        <w:t>from</w:t>
      </w:r>
      <w:r w:rsidR="00D33219">
        <w:t xml:space="preserve"> 0.5M HCl extracts of cation/anion resin membranes strips incubated in the field for ~30days.</w:t>
      </w:r>
      <w:r w:rsidR="001A33EF">
        <w:t xml:space="preserve"> (</w:t>
      </w:r>
      <w:r>
        <w:t>ug NH4 mm2-1 day-1</w:t>
      </w:r>
      <w:r w:rsidR="001A33EF">
        <w:t>)</w:t>
      </w:r>
    </w:p>
    <w:p w14:paraId="7B73236F" w14:textId="38CE09EF" w:rsidR="001A33EF" w:rsidRDefault="0055610C" w:rsidP="00474B4A">
      <w:pPr>
        <w:spacing w:line="276" w:lineRule="auto"/>
      </w:pPr>
      <w:r>
        <w:t xml:space="preserve">Resin_PO4:  measured phosphate </w:t>
      </w:r>
      <w:r w:rsidR="001A33EF">
        <w:t>concentration from 0.5M HCl extracts of cation/anion resin membranes strips incubated in the field for ~30days. (</w:t>
      </w:r>
      <w:r>
        <w:t>ug PO4 mm2-1 day-1</w:t>
      </w:r>
      <w:r w:rsidR="001A33EF">
        <w:t>)</w:t>
      </w:r>
    </w:p>
    <w:p w14:paraId="3789F7F1" w14:textId="0A0FFBF0" w:rsidR="008E1DD9" w:rsidRPr="00224017" w:rsidRDefault="008E1DD9" w:rsidP="00474B4A">
      <w:pPr>
        <w:spacing w:line="276" w:lineRule="auto"/>
      </w:pPr>
      <w:r w:rsidRPr="00224017">
        <w:t xml:space="preserve">4. Missing data codes: </w:t>
      </w:r>
      <w:r w:rsidR="00316C66">
        <w:t>NA</w:t>
      </w:r>
    </w:p>
    <w:p w14:paraId="42F9B816" w14:textId="15C406EE" w:rsidR="008E1DD9" w:rsidRPr="00224017" w:rsidRDefault="008E1DD9" w:rsidP="00474B4A">
      <w:pPr>
        <w:spacing w:line="276" w:lineRule="auto"/>
      </w:pPr>
      <w:r w:rsidRPr="00224017">
        <w:t xml:space="preserve">5. Specialized formats or other abbreviations used: </w:t>
      </w:r>
      <w:r w:rsidR="00A04EA3">
        <w:t>none</w:t>
      </w:r>
    </w:p>
    <w:p w14:paraId="008D3451" w14:textId="77777777" w:rsidR="00684C95" w:rsidRDefault="00684C95" w:rsidP="00474B4A">
      <w:pPr>
        <w:spacing w:line="276" w:lineRule="auto"/>
      </w:pPr>
    </w:p>
    <w:p w14:paraId="0E18E115" w14:textId="776F3690" w:rsidR="008E1DD9" w:rsidRPr="00224017" w:rsidRDefault="008E1DD9" w:rsidP="00474B4A">
      <w:pPr>
        <w:spacing w:line="276" w:lineRule="auto"/>
      </w:pPr>
      <w:r w:rsidRPr="00224017">
        <w:t>METHODOLOGICAL INFORMATION</w:t>
      </w:r>
    </w:p>
    <w:p w14:paraId="6B7FA6F6" w14:textId="77777777" w:rsidR="008E1DD9" w:rsidRPr="00224017" w:rsidRDefault="008E1DD9" w:rsidP="00474B4A">
      <w:pPr>
        <w:spacing w:line="276" w:lineRule="auto"/>
      </w:pPr>
      <w:r w:rsidRPr="00224017">
        <w:t xml:space="preserve">1. Description of methods used for collection/generation of data: </w:t>
      </w:r>
    </w:p>
    <w:p w14:paraId="45DAA017" w14:textId="77777777" w:rsidR="00143CCE" w:rsidRDefault="00143CCE" w:rsidP="00474B4A">
      <w:pPr>
        <w:spacing w:after="0" w:line="276" w:lineRule="auto"/>
        <w:rPr>
          <w:rFonts w:ascii="Aptos" w:eastAsia="Aptos" w:hAnsi="Aptos" w:cs="Aptos"/>
        </w:rPr>
      </w:pPr>
      <w:r w:rsidRPr="70366008">
        <w:rPr>
          <w:rFonts w:ascii="Aptos" w:eastAsia="Aptos" w:hAnsi="Aptos" w:cs="Aptos"/>
        </w:rPr>
        <w:t>Soil Temperatures: [Variables: SoilTemp_mean; SoilTemp_min; SoilTemp_max]</w:t>
      </w:r>
    </w:p>
    <w:p w14:paraId="6F3C62E7" w14:textId="0762D685" w:rsidR="00143CCE" w:rsidRDefault="00143CCE" w:rsidP="34B3980C">
      <w:pPr>
        <w:spacing w:after="0" w:line="276" w:lineRule="auto"/>
        <w:rPr>
          <w:rFonts w:eastAsiaTheme="minorEastAsia"/>
        </w:rPr>
      </w:pPr>
      <w:r w:rsidRPr="34B3980C">
        <w:rPr>
          <w:rFonts w:ascii="Aptos" w:eastAsia="Aptos" w:hAnsi="Aptos" w:cs="Aptos"/>
        </w:rPr>
        <w:t>In March 2022</w:t>
      </w:r>
      <w:r w:rsidR="007A369A" w:rsidRPr="34B3980C">
        <w:rPr>
          <w:rFonts w:ascii="Aptos" w:eastAsia="Aptos" w:hAnsi="Aptos" w:cs="Aptos"/>
        </w:rPr>
        <w:t>,</w:t>
      </w:r>
      <w:r w:rsidR="00CC2DD8" w:rsidRPr="34B3980C">
        <w:rPr>
          <w:rFonts w:ascii="Aptos" w:eastAsia="Aptos" w:hAnsi="Aptos" w:cs="Aptos"/>
        </w:rPr>
        <w:t xml:space="preserve"> </w:t>
      </w:r>
      <w:r w:rsidR="00821C47" w:rsidRPr="34B3980C">
        <w:rPr>
          <w:rFonts w:ascii="Aptos" w:eastAsia="Aptos" w:hAnsi="Aptos" w:cs="Aptos"/>
        </w:rPr>
        <w:t>twelve</w:t>
      </w:r>
      <w:commentRangeStart w:id="41"/>
      <w:commentRangeStart w:id="42"/>
      <w:commentRangeStart w:id="43"/>
      <w:r w:rsidRPr="34B3980C">
        <w:rPr>
          <w:rFonts w:ascii="Aptos" w:eastAsia="Aptos" w:hAnsi="Aptos" w:cs="Aptos"/>
        </w:rPr>
        <w:t xml:space="preserve"> </w:t>
      </w:r>
      <w:commentRangeEnd w:id="41"/>
      <w:r w:rsidRPr="34B3980C">
        <w:rPr>
          <w:rStyle w:val="CommentReference"/>
          <w:rFonts w:ascii="Aptos" w:eastAsia="Aptos" w:hAnsi="Aptos" w:cs="Aptos"/>
          <w:sz w:val="24"/>
          <w:szCs w:val="24"/>
        </w:rPr>
        <w:commentReference w:id="41"/>
      </w:r>
      <w:commentRangeEnd w:id="42"/>
      <w:r w:rsidRPr="34B3980C">
        <w:rPr>
          <w:rStyle w:val="CommentReference"/>
          <w:rFonts w:ascii="Aptos" w:eastAsia="Aptos" w:hAnsi="Aptos" w:cs="Aptos"/>
          <w:sz w:val="24"/>
          <w:szCs w:val="24"/>
        </w:rPr>
        <w:commentReference w:id="42"/>
      </w:r>
      <w:commentRangeEnd w:id="43"/>
      <w:r w:rsidRPr="34B3980C">
        <w:rPr>
          <w:rStyle w:val="CommentReference"/>
          <w:rFonts w:ascii="Aptos" w:eastAsia="Aptos" w:hAnsi="Aptos" w:cs="Aptos"/>
          <w:sz w:val="24"/>
          <w:szCs w:val="24"/>
        </w:rPr>
        <w:commentReference w:id="43"/>
      </w:r>
      <w:r w:rsidRPr="34B3980C">
        <w:rPr>
          <w:rFonts w:ascii="Aptos" w:eastAsia="Aptos" w:hAnsi="Aptos" w:cs="Aptos"/>
        </w:rPr>
        <w:t xml:space="preserve">Meter Teros11 soil temperature probes were installed at the Prosser </w:t>
      </w:r>
      <w:r w:rsidRPr="34B3980C">
        <w:rPr>
          <w:rFonts w:eastAsiaTheme="minorEastAsia"/>
        </w:rPr>
        <w:t xml:space="preserve">Irrigated Tall Wheatgrass trial at a depth of 18cm according to manufacturer instructions using a TEROS Borehole Installation Tool and connected to Meter ZL6 dataloggers. Data from the dataloggers was collected and subset to the 72hour period starting at noon three days prior to each collection date until noon the date of sample collection. The mean, </w:t>
      </w:r>
      <w:r w:rsidRPr="34B3980C">
        <w:rPr>
          <w:rFonts w:eastAsiaTheme="minorEastAsia"/>
        </w:rPr>
        <w:lastRenderedPageBreak/>
        <w:t>minimum and maximum values in that 72hour period for each temperature probe were calculated.</w:t>
      </w:r>
    </w:p>
    <w:p w14:paraId="245ACE11" w14:textId="77777777" w:rsidR="002122CB" w:rsidRDefault="002122CB" w:rsidP="00474B4A">
      <w:pPr>
        <w:spacing w:after="0" w:line="276" w:lineRule="auto"/>
        <w:rPr>
          <w:rFonts w:eastAsiaTheme="minorEastAsia"/>
        </w:rPr>
      </w:pPr>
    </w:p>
    <w:p w14:paraId="635C2D9A" w14:textId="33E07777" w:rsidR="004425DA" w:rsidRPr="004425DA" w:rsidRDefault="002122CB" w:rsidP="00474B4A">
      <w:pPr>
        <w:spacing w:after="0" w:line="276" w:lineRule="auto"/>
      </w:pPr>
      <w:r>
        <w:rPr>
          <w:rFonts w:eastAsiaTheme="minorEastAsia"/>
        </w:rPr>
        <w:t xml:space="preserve">Field Respiration: [Variables: </w:t>
      </w:r>
      <w:r>
        <w:t>CO2_C_20</w:t>
      </w:r>
      <w:r w:rsidR="00944BA5">
        <w:t>_</w:t>
      </w:r>
      <w:r>
        <w:t>m</w:t>
      </w:r>
      <w:r w:rsidR="00944BA5">
        <w:t>2</w:t>
      </w:r>
      <w:r>
        <w:t>; CO2_C_40</w:t>
      </w:r>
      <w:r w:rsidR="00944BA5">
        <w:t>_</w:t>
      </w:r>
      <w:r>
        <w:t>m</w:t>
      </w:r>
      <w:r w:rsidR="00944BA5">
        <w:t>2</w:t>
      </w:r>
      <w:r>
        <w:t>; CO2_C_60</w:t>
      </w:r>
      <w:r w:rsidR="00944BA5">
        <w:t>_</w:t>
      </w:r>
      <w:r>
        <w:t>m</w:t>
      </w:r>
      <w:r w:rsidR="00944BA5">
        <w:t>2</w:t>
      </w:r>
      <w:r>
        <w:t>]</w:t>
      </w:r>
    </w:p>
    <w:p w14:paraId="618335E0" w14:textId="6371A542" w:rsidR="00207DC2" w:rsidRPr="00710769" w:rsidRDefault="00207DC2" w:rsidP="00474B4A">
      <w:pPr>
        <w:spacing w:line="276" w:lineRule="auto"/>
        <w:rPr>
          <w:rFonts w:cs="Arial"/>
          <w:color w:val="000000" w:themeColor="text1"/>
        </w:rPr>
      </w:pPr>
      <w:r w:rsidRPr="00710769">
        <w:rPr>
          <w:rFonts w:cs="Arial"/>
        </w:rPr>
        <w:t xml:space="preserve">One month prior to the first collection date (May 2023) </w:t>
      </w:r>
      <w:r w:rsidRPr="00710769">
        <w:rPr>
          <w:color w:val="293C44"/>
          <w:shd w:val="clear" w:color="auto" w:fill="FFFFFF"/>
        </w:rPr>
        <w:t xml:space="preserve">thick-walled, 8-inch diameter and 4.5in tall SDR 35 PVC </w:t>
      </w:r>
      <w:r w:rsidRPr="00710769">
        <w:rPr>
          <w:rFonts w:cs="Arial"/>
        </w:rPr>
        <w:t xml:space="preserve">collars were inserted into the soil to a depth of 5cm. On each sampling date static chambers constructed from PVC sewer end caps with an airtight rubber seal were placed on the collars. </w:t>
      </w:r>
      <w:r w:rsidRPr="00710769">
        <w:rPr>
          <w:rFonts w:eastAsia="Times New Roman" w:cs="Arial"/>
          <w:color w:val="000000" w:themeColor="text1"/>
        </w:rPr>
        <w:t>Four headspace samples (</w:t>
      </w:r>
      <w:r w:rsidRPr="00710769">
        <w:rPr>
          <w:rFonts w:cs="Arial"/>
          <w:color w:val="000000" w:themeColor="text1"/>
        </w:rPr>
        <w:t>T</w:t>
      </w:r>
      <w:r w:rsidRPr="00710769">
        <w:rPr>
          <w:rFonts w:eastAsia="Times New Roman" w:cs="Arial"/>
          <w:color w:val="000000" w:themeColor="text1"/>
        </w:rPr>
        <w:t xml:space="preserve">0, </w:t>
      </w:r>
      <w:r w:rsidRPr="00710769">
        <w:rPr>
          <w:rFonts w:cs="Arial"/>
          <w:color w:val="000000" w:themeColor="text1"/>
        </w:rPr>
        <w:t>20m</w:t>
      </w:r>
      <w:r w:rsidRPr="00710769">
        <w:rPr>
          <w:rFonts w:eastAsia="Times New Roman" w:cs="Arial"/>
          <w:color w:val="000000" w:themeColor="text1"/>
        </w:rPr>
        <w:t xml:space="preserve">, </w:t>
      </w:r>
      <w:r w:rsidRPr="00710769">
        <w:rPr>
          <w:rFonts w:cs="Arial"/>
          <w:color w:val="000000" w:themeColor="text1"/>
        </w:rPr>
        <w:t>40m</w:t>
      </w:r>
      <w:r w:rsidRPr="00710769">
        <w:rPr>
          <w:rFonts w:eastAsia="Times New Roman" w:cs="Arial"/>
          <w:color w:val="000000" w:themeColor="text1"/>
        </w:rPr>
        <w:t xml:space="preserve">, </w:t>
      </w:r>
      <w:r w:rsidRPr="00710769">
        <w:rPr>
          <w:rFonts w:cs="Arial"/>
          <w:color w:val="000000" w:themeColor="text1"/>
        </w:rPr>
        <w:t>60m</w:t>
      </w:r>
      <w:r w:rsidRPr="00710769">
        <w:rPr>
          <w:rFonts w:eastAsia="Times New Roman" w:cs="Arial"/>
          <w:color w:val="000000" w:themeColor="text1"/>
        </w:rPr>
        <w:t xml:space="preserve">) were </w:t>
      </w:r>
      <w:r w:rsidR="007100BF">
        <w:rPr>
          <w:rFonts w:eastAsia="Times New Roman" w:cs="Arial"/>
          <w:color w:val="000000" w:themeColor="text1"/>
        </w:rPr>
        <w:t>collected</w:t>
      </w:r>
      <w:r w:rsidRPr="00710769">
        <w:rPr>
          <w:rFonts w:eastAsia="Times New Roman" w:cs="Arial"/>
          <w:color w:val="000000" w:themeColor="text1"/>
        </w:rPr>
        <w:t xml:space="preserve"> from each chamber over an approximate 1-hour sampling period (i.e., returning to the same chamber roughly every 20 minutes). Using a syringe</w:t>
      </w:r>
      <w:r w:rsidR="00F44E27">
        <w:rPr>
          <w:rFonts w:eastAsia="Times New Roman" w:cs="Arial"/>
          <w:color w:val="000000" w:themeColor="text1"/>
        </w:rPr>
        <w:t>,</w:t>
      </w:r>
      <w:r w:rsidRPr="00710769">
        <w:rPr>
          <w:rFonts w:eastAsia="Times New Roman" w:cs="Arial"/>
          <w:color w:val="000000" w:themeColor="text1"/>
        </w:rPr>
        <w:t xml:space="preserve"> a 10mL sample was removed and injected into evacuated exetainers. Ambient air samples were also collected at the start and end of each sampling day. To account for changes in the collars over time the inside height of each collar above the surface was collected at three locations and used to calculate headspace volume. </w:t>
      </w:r>
    </w:p>
    <w:p w14:paraId="75BCA6B0" w14:textId="200BF694" w:rsidR="00207DC2" w:rsidRPr="004425DA" w:rsidRDefault="00207DC2" w:rsidP="00474B4A">
      <w:pPr>
        <w:spacing w:line="276" w:lineRule="auto"/>
        <w:rPr>
          <w:rFonts w:cs="Arial"/>
        </w:rPr>
      </w:pPr>
      <w:r w:rsidRPr="00710769">
        <w:rPr>
          <w:rFonts w:eastAsia="Times New Roman" w:cs="Arial"/>
          <w:color w:val="000000" w:themeColor="text1"/>
        </w:rPr>
        <w:t>CO</w:t>
      </w:r>
      <w:r w:rsidRPr="00710769">
        <w:rPr>
          <w:rFonts w:eastAsia="Times New Roman" w:cs="Arial"/>
          <w:color w:val="000000" w:themeColor="text1"/>
          <w:vertAlign w:val="subscript"/>
        </w:rPr>
        <w:t>2</w:t>
      </w:r>
      <w:r w:rsidRPr="00710769">
        <w:rPr>
          <w:rFonts w:eastAsia="Times New Roman" w:cs="Arial"/>
          <w:color w:val="000000" w:themeColor="text1"/>
        </w:rPr>
        <w:t xml:space="preserve"> concentrations were </w:t>
      </w:r>
      <w:r>
        <w:rPr>
          <w:rFonts w:cs="Arial"/>
          <w:color w:val="000000" w:themeColor="text1"/>
        </w:rPr>
        <w:t>measured</w:t>
      </w:r>
      <w:r w:rsidRPr="00710769">
        <w:rPr>
          <w:rFonts w:eastAsia="Times New Roman" w:cs="Arial"/>
          <w:color w:val="000000" w:themeColor="text1"/>
        </w:rPr>
        <w:t xml:space="preserve"> by </w:t>
      </w:r>
      <w:r w:rsidRPr="00710769">
        <w:rPr>
          <w:rStyle w:val="normaltextrun"/>
          <w:rFonts w:cs="Arial"/>
        </w:rPr>
        <w:t xml:space="preserve">removing 1.5 mL from each exetainer with a precision gas syringe and injected manually via a valved sample injection loop system into a Licor LI7000 (Licor, Lincoln, Nebraska). A 2000ppm calibration standard was run at the start, end, and every 12 samples. </w:t>
      </w:r>
    </w:p>
    <w:p w14:paraId="7AAB1BDE" w14:textId="77777777" w:rsidR="00143CCE" w:rsidRDefault="00143CCE" w:rsidP="00474B4A">
      <w:pPr>
        <w:spacing w:after="0" w:line="276" w:lineRule="auto"/>
        <w:rPr>
          <w:rFonts w:ascii="Aptos" w:eastAsia="Aptos" w:hAnsi="Aptos" w:cs="Aptos"/>
        </w:rPr>
      </w:pPr>
    </w:p>
    <w:p w14:paraId="11591FB1" w14:textId="77777777" w:rsidR="00143CCE" w:rsidRDefault="00143CCE" w:rsidP="00474B4A">
      <w:pPr>
        <w:spacing w:after="0" w:line="276" w:lineRule="auto"/>
        <w:rPr>
          <w:rFonts w:ascii="Aptos" w:eastAsia="Aptos" w:hAnsi="Aptos" w:cs="Aptos"/>
        </w:rPr>
      </w:pPr>
      <w:r w:rsidRPr="70366008">
        <w:rPr>
          <w:rFonts w:ascii="Aptos" w:eastAsia="Aptos" w:hAnsi="Aptos" w:cs="Aptos"/>
        </w:rPr>
        <w:t>GWC: [Variable: GWC]</w:t>
      </w:r>
    </w:p>
    <w:p w14:paraId="23218F83" w14:textId="77777777" w:rsidR="00143CCE" w:rsidRDefault="00143CCE" w:rsidP="00474B4A">
      <w:pPr>
        <w:spacing w:after="0" w:line="276" w:lineRule="auto"/>
        <w:rPr>
          <w:rFonts w:ascii="Aptos" w:eastAsia="Aptos" w:hAnsi="Aptos" w:cs="Aptos"/>
        </w:rPr>
      </w:pPr>
      <w:r w:rsidRPr="70366008">
        <w:rPr>
          <w:rFonts w:ascii="Aptos" w:eastAsia="Aptos" w:hAnsi="Aptos" w:cs="Aptos"/>
        </w:rPr>
        <w:t>After soil collection and sieving 5g subsamples were weighed into pre-weighed tins, and placed at 60</w:t>
      </w:r>
      <w:r w:rsidRPr="70366008">
        <w:rPr>
          <w:rFonts w:ascii="Aptos" w:eastAsia="Aptos" w:hAnsi="Aptos" w:cs="Aptos"/>
          <w:vertAlign w:val="superscript"/>
        </w:rPr>
        <w:t>o</w:t>
      </w:r>
      <w:r w:rsidRPr="70366008">
        <w:rPr>
          <w:rFonts w:ascii="Aptos" w:eastAsia="Aptos" w:hAnsi="Aptos" w:cs="Aptos"/>
        </w:rPr>
        <w:t xml:space="preserve">C until a stable dry weight was achieved (~48 hours) </w:t>
      </w:r>
      <w:r w:rsidRPr="70366008">
        <w:rPr>
          <w:rFonts w:eastAsiaTheme="minorEastAsia"/>
        </w:rPr>
        <w:t xml:space="preserve">(Citation: </w:t>
      </w:r>
      <w:hyperlink r:id="rId28">
        <w:r w:rsidRPr="70366008">
          <w:rPr>
            <w:rStyle w:val="Hyperlink"/>
            <w:rFonts w:eastAsiaTheme="minorEastAsia"/>
            <w:color w:val="001D35"/>
            <w:u w:val="none"/>
          </w:rPr>
          <w:t>10.1093/oso/9780195120837.001.0001)</w:t>
        </w:r>
      </w:hyperlink>
    </w:p>
    <w:p w14:paraId="598B4FA2" w14:textId="77777777" w:rsidR="00143CCE" w:rsidRDefault="00143CCE" w:rsidP="00474B4A">
      <w:pPr>
        <w:spacing w:after="0" w:line="276" w:lineRule="auto"/>
        <w:rPr>
          <w:rFonts w:ascii="Aptos" w:eastAsia="Aptos" w:hAnsi="Aptos" w:cs="Aptos"/>
        </w:rPr>
      </w:pPr>
    </w:p>
    <w:p w14:paraId="507AD8C9" w14:textId="77777777" w:rsidR="00143CCE" w:rsidRDefault="00143CCE" w:rsidP="00474B4A">
      <w:pPr>
        <w:spacing w:after="0" w:line="276" w:lineRule="auto"/>
        <w:rPr>
          <w:rFonts w:ascii="Aptos" w:eastAsia="Aptos" w:hAnsi="Aptos" w:cs="Aptos"/>
        </w:rPr>
      </w:pPr>
      <w:r w:rsidRPr="70366008">
        <w:rPr>
          <w:rFonts w:ascii="Aptos" w:eastAsia="Aptos" w:hAnsi="Aptos" w:cs="Aptos"/>
        </w:rPr>
        <w:t>pH: [Variable: pH]</w:t>
      </w:r>
    </w:p>
    <w:p w14:paraId="13DB762E" w14:textId="77777777" w:rsidR="00143CCE" w:rsidRDefault="00143CCE" w:rsidP="00474B4A">
      <w:pPr>
        <w:spacing w:after="0" w:line="276" w:lineRule="auto"/>
        <w:rPr>
          <w:rFonts w:ascii="Aptos" w:eastAsia="Aptos" w:hAnsi="Aptos" w:cs="Aptos"/>
        </w:rPr>
      </w:pPr>
      <w:r w:rsidRPr="70366008">
        <w:rPr>
          <w:rFonts w:ascii="Aptos" w:eastAsia="Aptos" w:hAnsi="Aptos" w:cs="Aptos"/>
        </w:rPr>
        <w:t xml:space="preserve">After soil collection and sieving an aliquot of soil was air-dried. 10mL subsamples of soil were placed in 30mL beakers and 20mL of deionized water was added to each sample to create a 1:2 soil:water vol:vol slurry. Samples were stirred for 1 minute and then allowed to sit for 30 minutes. pH was measured while swirling the samples to maintain a slurry on a </w:t>
      </w:r>
      <w:r w:rsidRPr="70366008">
        <w:rPr>
          <w:rFonts w:eastAsiaTheme="minorEastAsia"/>
        </w:rPr>
        <w:t xml:space="preserve">Fisherbrand FE150 pH meter calibrated with pH 4, 7, and 10 standards. (Citation: </w:t>
      </w:r>
      <w:hyperlink r:id="rId29">
        <w:r w:rsidRPr="70366008">
          <w:rPr>
            <w:rStyle w:val="Hyperlink"/>
            <w:rFonts w:eastAsiaTheme="minorEastAsia"/>
            <w:color w:val="001D35"/>
            <w:u w:val="none"/>
          </w:rPr>
          <w:t>10.1093/oso/9780195120837.001.0001)</w:t>
        </w:r>
      </w:hyperlink>
    </w:p>
    <w:p w14:paraId="65519069" w14:textId="77777777" w:rsidR="00143CCE" w:rsidRDefault="00143CCE" w:rsidP="00474B4A">
      <w:pPr>
        <w:spacing w:after="0" w:line="276" w:lineRule="auto"/>
        <w:rPr>
          <w:rFonts w:ascii="Aptos" w:eastAsia="Aptos" w:hAnsi="Aptos" w:cs="Aptos"/>
        </w:rPr>
      </w:pPr>
    </w:p>
    <w:p w14:paraId="051DF3D9" w14:textId="13ABB29F" w:rsidR="00143CCE" w:rsidRDefault="00143CCE" w:rsidP="00474B4A">
      <w:pPr>
        <w:spacing w:after="0" w:line="276" w:lineRule="auto"/>
        <w:rPr>
          <w:rFonts w:eastAsiaTheme="minorEastAsia"/>
          <w:color w:val="0272B1"/>
        </w:rPr>
      </w:pPr>
      <w:r w:rsidRPr="70366008">
        <w:rPr>
          <w:rFonts w:ascii="Aptos" w:eastAsia="Aptos" w:hAnsi="Aptos" w:cs="Aptos"/>
        </w:rPr>
        <w:t>Extractable Carbon and Nitrogen Pools: [Variables: SEOC_ug_gdw, SETN_ug_gdw, MBC_ug_gdw, MBN_ug_gdw]</w:t>
      </w:r>
    </w:p>
    <w:p w14:paraId="6194A495" w14:textId="48376A94" w:rsidR="008E1DD9" w:rsidRDefault="00143CCE" w:rsidP="00474B4A">
      <w:pPr>
        <w:spacing w:after="0" w:line="276" w:lineRule="auto"/>
        <w:rPr>
          <w:rFonts w:eastAsiaTheme="minorEastAsia"/>
        </w:rPr>
      </w:pPr>
      <w:r w:rsidRPr="70366008">
        <w:rPr>
          <w:rFonts w:ascii="Aptos" w:eastAsia="Aptos" w:hAnsi="Aptos" w:cs="Aptos"/>
        </w:rPr>
        <w:t xml:space="preserve">We used a sequential chloroform fumigation extraction (CFE) method for salt extractable and microbial biomass C and N pool quantification.  Using a 50 mL conical tube, 8 g subsamples were shaken horizontally at 200 rpm at room temperature for 2 hours in 24 mL </w:t>
      </w:r>
      <w:r w:rsidRPr="70366008">
        <w:rPr>
          <w:rFonts w:ascii="Aptos" w:eastAsia="Aptos" w:hAnsi="Aptos" w:cs="Aptos"/>
        </w:rPr>
        <w:lastRenderedPageBreak/>
        <w:t xml:space="preserve">of 0.5 M K2SO4. After, subsamples were centrifuged at </w:t>
      </w:r>
      <w:r w:rsidRPr="70366008">
        <w:rPr>
          <w:rFonts w:eastAsiaTheme="minorEastAsia"/>
        </w:rPr>
        <w:t>3,220 x g</w:t>
      </w:r>
      <w:r w:rsidRPr="70366008">
        <w:rPr>
          <w:rFonts w:ascii="Aptos" w:eastAsia="Aptos" w:hAnsi="Aptos" w:cs="Aptos"/>
        </w:rPr>
        <w:t xml:space="preserve"> for 20 minutes. Then, the supernatant was filtered through quantitative ashless filter paper (Whatman No. 42), which had been pre-leached three times with 0.5 M K2SO4 and one time with ultrapure water. Two to three drops of phosphoric acid were added to the filtrate for preservation then frozen in -20 °C for storage until total organic carbon (TOC) and total nitrogen (TN) analysis. The same initial 8 g of soil pellet was then reused in sequence to measure microbial biomass carbon (MBC) and microbial biomass nitrogen (MBN). Two milliliters of ethanol-free chloroform (VWR# BJ049-1L) was added to each subsample and incubated at room temperature in the dark for 24 hrs. Chloroform was allowed to evaporate from the samples for 48 hours. The 0.5 M K2SO4 extraction was then repeated according to the same protocol. Acidified extracts were analyzed with a Vario TOC Cube analyzer (Elementar, Germany) to quantify non-purgeable organic C and TN. Process blanks were carried through the same extraction and handling procedure and analyzed alongside the samples. The total amount of TOC and TN in blanks was subtracted from the TOC and TN in sample extracts to account for background levels of C and N contamination. The TOC and TN in the samples were then normalized to the dry mass of soil used for the extraction. (Citations: </w:t>
      </w:r>
      <w:r w:rsidRPr="70366008">
        <w:rPr>
          <w:rFonts w:eastAsiaTheme="minorEastAsia"/>
          <w:color w:val="222222"/>
        </w:rPr>
        <w:t xml:space="preserve"> </w:t>
      </w:r>
      <w:hyperlink r:id="rId30">
        <w:r w:rsidRPr="70366008">
          <w:rPr>
            <w:rStyle w:val="Hyperlink"/>
            <w:rFonts w:eastAsiaTheme="minorEastAsia"/>
          </w:rPr>
          <w:t>https://doi.org/10.1007/s003740050030</w:t>
        </w:r>
      </w:hyperlink>
      <w:r w:rsidRPr="70366008">
        <w:rPr>
          <w:rFonts w:eastAsiaTheme="minorEastAsia"/>
          <w:color w:val="222222"/>
        </w:rPr>
        <w:t xml:space="preserve"> </w:t>
      </w:r>
      <w:r w:rsidRPr="70366008">
        <w:rPr>
          <w:rFonts w:eastAsiaTheme="minorEastAsia"/>
        </w:rPr>
        <w:t xml:space="preserve">; </w:t>
      </w:r>
      <w:hyperlink r:id="rId31">
        <w:r w:rsidRPr="70366008">
          <w:rPr>
            <w:rStyle w:val="Hyperlink"/>
            <w:rFonts w:eastAsiaTheme="minorEastAsia"/>
            <w:color w:val="0272B1"/>
            <w:u w:val="none"/>
          </w:rPr>
          <w:t>https://doi.org/10.1016/j.scitotenv.2021.150514)</w:t>
        </w:r>
      </w:hyperlink>
    </w:p>
    <w:p w14:paraId="5D9D461E" w14:textId="77777777" w:rsidR="00474B4A" w:rsidRPr="00474B4A" w:rsidRDefault="00474B4A" w:rsidP="00474B4A">
      <w:pPr>
        <w:spacing w:after="0" w:line="276" w:lineRule="auto"/>
        <w:rPr>
          <w:rFonts w:eastAsiaTheme="minorEastAsia"/>
        </w:rPr>
      </w:pPr>
    </w:p>
    <w:p w14:paraId="3CF99149" w14:textId="2994ABD7" w:rsidR="00FA7D4D" w:rsidRPr="003A275E" w:rsidRDefault="00D0180A"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Pr>
          <w:rStyle w:val="normaltextrun"/>
          <w:rFonts w:asciiTheme="minorHAnsi" w:eastAsiaTheme="majorEastAsia" w:hAnsiTheme="minorHAnsi" w:cs="Segoe UI"/>
          <w:b/>
          <w:bCs/>
        </w:rPr>
        <w:t>Extractable Phosphorus</w:t>
      </w:r>
      <w:r w:rsidR="001573AF">
        <w:rPr>
          <w:rStyle w:val="normaltextrun"/>
          <w:rFonts w:asciiTheme="minorHAnsi" w:eastAsiaTheme="majorEastAsia" w:hAnsiTheme="minorHAnsi" w:cs="Segoe UI"/>
          <w:b/>
          <w:bCs/>
        </w:rPr>
        <w:t xml:space="preserve"> Pools</w:t>
      </w:r>
      <w:r w:rsidR="00FA7D4D" w:rsidRPr="003A275E">
        <w:rPr>
          <w:rStyle w:val="normaltextrun"/>
          <w:rFonts w:asciiTheme="minorHAnsi" w:eastAsiaTheme="majorEastAsia" w:hAnsiTheme="minorHAnsi" w:cs="Segoe UI"/>
        </w:rPr>
        <w:t>: [Variable</w:t>
      </w:r>
      <w:r w:rsidR="00FA7D4D">
        <w:rPr>
          <w:rStyle w:val="normaltextrun"/>
          <w:rFonts w:asciiTheme="minorHAnsi" w:eastAsiaTheme="majorEastAsia" w:hAnsiTheme="minorHAnsi" w:cs="Segoe UI"/>
        </w:rPr>
        <w:t>s</w:t>
      </w:r>
      <w:r w:rsidR="00FA7D4D" w:rsidRPr="003A275E">
        <w:rPr>
          <w:rStyle w:val="normaltextrun"/>
          <w:rFonts w:asciiTheme="minorHAnsi" w:eastAsiaTheme="majorEastAsia" w:hAnsiTheme="minorHAnsi" w:cs="Segoe UI"/>
        </w:rPr>
        <w:t>: Olson</w:t>
      </w:r>
      <w:r w:rsidR="007A0614">
        <w:rPr>
          <w:rStyle w:val="normaltextrun"/>
          <w:rFonts w:asciiTheme="minorHAnsi" w:eastAsiaTheme="majorEastAsia" w:hAnsiTheme="minorHAnsi" w:cs="Segoe UI"/>
        </w:rPr>
        <w:t>_I</w:t>
      </w:r>
      <w:r w:rsidR="00FA7D4D" w:rsidRPr="003A275E">
        <w:rPr>
          <w:rStyle w:val="normaltextrun"/>
          <w:rFonts w:asciiTheme="minorHAnsi" w:eastAsiaTheme="majorEastAsia" w:hAnsiTheme="minorHAnsi" w:cs="Segoe UI"/>
        </w:rPr>
        <w:t>P</w:t>
      </w:r>
      <w:r w:rsidR="007A0614" w:rsidRPr="007A0614">
        <w:rPr>
          <w:rStyle w:val="normaltextrun"/>
          <w:rFonts w:asciiTheme="minorHAnsi" w:eastAsiaTheme="majorEastAsia" w:hAnsiTheme="minorHAnsi" w:cs="Segoe UI"/>
        </w:rPr>
        <w:t>_ug_gdw</w:t>
      </w:r>
      <w:r w:rsidR="00FA7D4D">
        <w:rPr>
          <w:rStyle w:val="normaltextrun"/>
          <w:rFonts w:asciiTheme="minorHAnsi" w:eastAsiaTheme="majorEastAsia" w:hAnsiTheme="minorHAnsi" w:cs="Segoe UI"/>
        </w:rPr>
        <w:t>; Olson</w:t>
      </w:r>
      <w:r w:rsidR="007A0614">
        <w:rPr>
          <w:rStyle w:val="normaltextrun"/>
          <w:rFonts w:asciiTheme="minorHAnsi" w:eastAsiaTheme="majorEastAsia" w:hAnsiTheme="minorHAnsi" w:cs="Segoe UI"/>
        </w:rPr>
        <w:t>_O</w:t>
      </w:r>
      <w:r w:rsidR="00FA7D4D">
        <w:rPr>
          <w:rStyle w:val="normaltextrun"/>
          <w:rFonts w:asciiTheme="minorHAnsi" w:eastAsiaTheme="majorEastAsia" w:hAnsiTheme="minorHAnsi" w:cs="Segoe UI"/>
        </w:rPr>
        <w:t>P</w:t>
      </w:r>
      <w:r w:rsidR="007A0614" w:rsidRPr="007A0614">
        <w:rPr>
          <w:rStyle w:val="normaltextrun"/>
          <w:rFonts w:asciiTheme="minorHAnsi" w:eastAsiaTheme="majorEastAsia" w:hAnsiTheme="minorHAnsi" w:cs="Segoe UI"/>
        </w:rPr>
        <w:t>_ug_gdw</w:t>
      </w:r>
      <w:r w:rsidR="00FA7D4D">
        <w:rPr>
          <w:rStyle w:val="normaltextrun"/>
          <w:rFonts w:asciiTheme="minorHAnsi" w:eastAsiaTheme="majorEastAsia" w:hAnsiTheme="minorHAnsi" w:cs="Segoe UI"/>
        </w:rPr>
        <w:t>; MBP</w:t>
      </w:r>
      <w:r w:rsidR="007A0614">
        <w:rPr>
          <w:rStyle w:val="normaltextrun"/>
          <w:rFonts w:asciiTheme="minorHAnsi" w:eastAsiaTheme="majorEastAsia" w:hAnsiTheme="minorHAnsi" w:cs="Segoe UI"/>
        </w:rPr>
        <w:t>_I</w:t>
      </w:r>
      <w:r w:rsidR="007A0614" w:rsidRPr="003A275E">
        <w:rPr>
          <w:rStyle w:val="normaltextrun"/>
          <w:rFonts w:asciiTheme="minorHAnsi" w:eastAsiaTheme="majorEastAsia" w:hAnsiTheme="minorHAnsi" w:cs="Segoe UI"/>
        </w:rPr>
        <w:t>P</w:t>
      </w:r>
      <w:r w:rsidR="007A0614" w:rsidRPr="007A0614">
        <w:rPr>
          <w:rStyle w:val="normaltextrun"/>
          <w:rFonts w:asciiTheme="minorHAnsi" w:eastAsiaTheme="majorEastAsia" w:hAnsiTheme="minorHAnsi" w:cs="Segoe UI"/>
        </w:rPr>
        <w:t>_ug_gdw</w:t>
      </w:r>
      <w:r w:rsidR="00FA7D4D">
        <w:rPr>
          <w:rStyle w:val="normaltextrun"/>
          <w:rFonts w:asciiTheme="minorHAnsi" w:eastAsiaTheme="majorEastAsia" w:hAnsiTheme="minorHAnsi" w:cs="Segoe UI"/>
        </w:rPr>
        <w:t>; MBP</w:t>
      </w:r>
      <w:r w:rsidR="007A0614">
        <w:rPr>
          <w:rStyle w:val="normaltextrun"/>
          <w:rFonts w:asciiTheme="minorHAnsi" w:eastAsiaTheme="majorEastAsia" w:hAnsiTheme="minorHAnsi" w:cs="Segoe UI"/>
        </w:rPr>
        <w:t>_OP</w:t>
      </w:r>
      <w:r w:rsidR="007A0614" w:rsidRPr="007A0614">
        <w:rPr>
          <w:rStyle w:val="normaltextrun"/>
          <w:rFonts w:asciiTheme="minorHAnsi" w:eastAsiaTheme="majorEastAsia" w:hAnsiTheme="minorHAnsi" w:cs="Segoe UI"/>
        </w:rPr>
        <w:t>_ug_gdw</w:t>
      </w:r>
      <w:r w:rsidR="00FA7D4D">
        <w:rPr>
          <w:rStyle w:val="normaltextrun"/>
          <w:rFonts w:asciiTheme="minorHAnsi" w:eastAsiaTheme="majorEastAsia" w:hAnsiTheme="minorHAnsi" w:cs="Segoe UI"/>
        </w:rPr>
        <w:t xml:space="preserve">; </w:t>
      </w:r>
      <w:r w:rsidR="00FA7D4D">
        <w:rPr>
          <w:rStyle w:val="eop"/>
          <w:rFonts w:asciiTheme="minorHAnsi" w:eastAsiaTheme="majorEastAsia" w:hAnsiTheme="minorHAnsi" w:cs="Segoe UI"/>
        </w:rPr>
        <w:t>[Units: ug P/g dry soil]</w:t>
      </w:r>
    </w:p>
    <w:p w14:paraId="4D47758F" w14:textId="735E0003" w:rsidR="00FA7D4D" w:rsidRPr="003A275E" w:rsidRDefault="00FA7D4D" w:rsidP="00474B4A">
      <w:pPr>
        <w:pStyle w:val="paragraph"/>
        <w:spacing w:before="0" w:beforeAutospacing="0" w:after="0" w:afterAutospacing="0" w:line="276" w:lineRule="auto"/>
        <w:textAlignment w:val="baseline"/>
        <w:rPr>
          <w:rFonts w:asciiTheme="minorHAnsi" w:hAnsiTheme="minorHAnsi" w:cs="Segoe UI"/>
        </w:rPr>
      </w:pPr>
      <w:r w:rsidRPr="003A275E">
        <w:rPr>
          <w:rStyle w:val="eop"/>
          <w:rFonts w:asciiTheme="minorHAnsi" w:eastAsiaTheme="majorEastAsia" w:hAnsiTheme="minorHAnsi" w:cs="Segoe UI"/>
        </w:rPr>
        <w:t xml:space="preserve">Extraction: </w:t>
      </w:r>
    </w:p>
    <w:p w14:paraId="4975D933" w14:textId="6F76D6DE" w:rsidR="00FA7D4D" w:rsidRDefault="00FA7D4D"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sidRPr="003A275E">
        <w:rPr>
          <w:rStyle w:val="normaltextrun"/>
          <w:rFonts w:asciiTheme="minorHAnsi" w:eastAsiaTheme="majorEastAsia" w:hAnsiTheme="minorHAnsi" w:cs="Segoe UI"/>
        </w:rPr>
        <w:t xml:space="preserve">For each soil </w:t>
      </w:r>
      <w:r w:rsidRPr="00FA7D4D">
        <w:rPr>
          <w:rStyle w:val="normaltextrun"/>
          <w:rFonts w:asciiTheme="minorHAnsi" w:eastAsiaTheme="majorEastAsia" w:hAnsiTheme="minorHAnsi" w:cs="Segoe UI"/>
        </w:rPr>
        <w:t>subsample</w:t>
      </w:r>
      <w:r w:rsidR="00DF67E1">
        <w:rPr>
          <w:rStyle w:val="normaltextrun"/>
          <w:rFonts w:asciiTheme="minorHAnsi" w:eastAsiaTheme="majorEastAsia" w:hAnsiTheme="minorHAnsi" w:cs="Segoe UI"/>
        </w:rPr>
        <w:t>,</w:t>
      </w:r>
      <w:r w:rsidRPr="00FA7D4D">
        <w:rPr>
          <w:rStyle w:val="normaltextrun"/>
          <w:rFonts w:asciiTheme="minorHAnsi" w:eastAsiaTheme="majorEastAsia" w:hAnsiTheme="minorHAnsi" w:cs="Segoe UI"/>
        </w:rPr>
        <w:t xml:space="preserve"> three aliquots</w:t>
      </w:r>
      <w:r w:rsidRPr="003A275E">
        <w:rPr>
          <w:rStyle w:val="normaltextrun"/>
          <w:rFonts w:asciiTheme="minorHAnsi" w:eastAsiaTheme="majorEastAsia" w:hAnsiTheme="minorHAnsi" w:cs="Segoe UI"/>
        </w:rPr>
        <w:t xml:space="preserve"> of 2g soil were weighed into 50mL tubes, and 40mL of 0.5M NaHCO3 pH 8.5 was added. To one set of tubes 250mg of potassium phosphate was added. Samples were shaken horizontally at room temperature at 200rpm for 30 minutes and then centrifuged at 3,220 x g for 20 minutes. The supernatant from each sample was filtered using Whatman grade 42 filter paper into 50mL tubes and stored at -20</w:t>
      </w:r>
      <w:r w:rsidRPr="008F3674">
        <w:rPr>
          <w:rStyle w:val="normaltextrun"/>
          <w:rFonts w:asciiTheme="minorHAnsi" w:eastAsiaTheme="majorEastAsia" w:hAnsiTheme="minorHAnsi" w:cs="Segoe UI"/>
          <w:vertAlign w:val="superscript"/>
        </w:rPr>
        <w:t>o</w:t>
      </w:r>
      <w:r w:rsidRPr="003A275E">
        <w:rPr>
          <w:rStyle w:val="normaltextrun"/>
          <w:rFonts w:asciiTheme="minorHAnsi" w:eastAsiaTheme="majorEastAsia" w:hAnsiTheme="minorHAnsi" w:cs="Segoe UI"/>
        </w:rPr>
        <w:t>C</w:t>
      </w:r>
      <w:r>
        <w:rPr>
          <w:rStyle w:val="normaltextrun"/>
          <w:rFonts w:asciiTheme="minorHAnsi" w:eastAsiaTheme="majorEastAsia" w:hAnsiTheme="minorHAnsi" w:cs="Segoe UI"/>
        </w:rPr>
        <w:t xml:space="preserve"> until analysis</w:t>
      </w:r>
      <w:r w:rsidRPr="003A275E">
        <w:rPr>
          <w:rStyle w:val="normaltextrun"/>
          <w:rFonts w:asciiTheme="minorHAnsi" w:eastAsiaTheme="majorEastAsia" w:hAnsiTheme="minorHAnsi" w:cs="Segoe UI"/>
        </w:rPr>
        <w:t xml:space="preserve">. </w:t>
      </w:r>
    </w:p>
    <w:p w14:paraId="491A42BB" w14:textId="77777777" w:rsidR="00FA7D4D" w:rsidRDefault="00FA7D4D"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eop"/>
          <w:rFonts w:asciiTheme="minorHAnsi" w:eastAsiaTheme="majorEastAsia" w:hAnsiTheme="minorHAnsi" w:cs="Segoe UI"/>
        </w:rPr>
        <w:t xml:space="preserve">For microbial biomass P the third aliquot of 2g soil was weighed into 50mL tubes, and 500uL of chloroform was added to each tube. Tubes were capped and samples were </w:t>
      </w:r>
      <w:r>
        <w:rPr>
          <w:rStyle w:val="normaltextrun"/>
          <w:rFonts w:ascii="Aptos" w:eastAsiaTheme="majorEastAsia" w:hAnsi="Aptos" w:cs="Segoe UI"/>
        </w:rPr>
        <w:t xml:space="preserve">incubated at room temperature in the dark for 24 hrs. Chloroform was allowed to evaporate from the samples for 48 hours. The </w:t>
      </w:r>
      <w:r w:rsidRPr="003A275E">
        <w:rPr>
          <w:rStyle w:val="normaltextrun"/>
          <w:rFonts w:asciiTheme="minorHAnsi" w:eastAsiaTheme="majorEastAsia" w:hAnsiTheme="minorHAnsi" w:cs="Segoe UI"/>
        </w:rPr>
        <w:t>0.5M NaHCO3</w:t>
      </w:r>
      <w:r>
        <w:rPr>
          <w:rStyle w:val="normaltextrun"/>
          <w:rFonts w:asciiTheme="minorHAnsi" w:eastAsiaTheme="majorEastAsia" w:hAnsiTheme="minorHAnsi" w:cs="Segoe UI"/>
        </w:rPr>
        <w:t xml:space="preserve"> </w:t>
      </w:r>
      <w:r>
        <w:rPr>
          <w:rStyle w:val="normaltextrun"/>
          <w:rFonts w:ascii="Aptos" w:eastAsiaTheme="majorEastAsia" w:hAnsi="Aptos" w:cs="Segoe UI"/>
        </w:rPr>
        <w:t xml:space="preserve">extraction was performed according to the same protocol as the non-spiked soil subsamples.  </w:t>
      </w:r>
    </w:p>
    <w:p w14:paraId="0F7EEB89" w14:textId="77777777" w:rsidR="00FA7D4D" w:rsidRDefault="00FA7D4D"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Empty tubes with no soil were processed alongside samples as process blanks.</w:t>
      </w:r>
    </w:p>
    <w:p w14:paraId="131E93F4" w14:textId="77777777" w:rsidR="00FA7D4D" w:rsidRPr="00BC4FE5" w:rsidRDefault="00FA7D4D" w:rsidP="00474B4A">
      <w:pPr>
        <w:pStyle w:val="paragraph"/>
        <w:spacing w:before="0" w:beforeAutospacing="0" w:after="0" w:afterAutospacing="0" w:line="276" w:lineRule="auto"/>
        <w:textAlignment w:val="baseline"/>
        <w:rPr>
          <w:rFonts w:ascii="Aptos" w:eastAsiaTheme="majorEastAsia" w:hAnsi="Aptos" w:cs="Segoe UI"/>
        </w:rPr>
      </w:pPr>
      <w:r w:rsidRPr="003A275E">
        <w:rPr>
          <w:rStyle w:val="normaltextrun"/>
          <w:rFonts w:asciiTheme="minorHAnsi" w:eastAsiaTheme="majorEastAsia" w:hAnsiTheme="minorHAnsi" w:cs="Segoe UI"/>
        </w:rPr>
        <w:t xml:space="preserve">(Citation: </w:t>
      </w:r>
      <w:hyperlink r:id="rId32" w:history="1">
        <w:r w:rsidRPr="001E6C72">
          <w:rPr>
            <w:rStyle w:val="Hyperlink"/>
          </w:rPr>
          <w:t>https://www.sciencedirect.com/science/article/pii/0038071782900013</w:t>
        </w:r>
      </w:hyperlink>
      <w:r>
        <w:t xml:space="preserve"> )</w:t>
      </w:r>
    </w:p>
    <w:p w14:paraId="171EBF6D" w14:textId="77777777" w:rsidR="00FA7D4D" w:rsidRDefault="00FA7D4D" w:rsidP="00474B4A">
      <w:pPr>
        <w:pStyle w:val="paragraph"/>
        <w:shd w:val="clear" w:color="auto" w:fill="FFFFFF"/>
        <w:spacing w:before="0" w:beforeAutospacing="0" w:after="0" w:afterAutospacing="0" w:line="276" w:lineRule="auto"/>
        <w:textAlignment w:val="baseline"/>
        <w:rPr>
          <w:rStyle w:val="normaltextrun"/>
          <w:rFonts w:asciiTheme="minorHAnsi" w:eastAsiaTheme="majorEastAsia" w:hAnsiTheme="minorHAnsi" w:cs="Segoe UI"/>
        </w:rPr>
      </w:pPr>
    </w:p>
    <w:p w14:paraId="11A26C87" w14:textId="4CD234E3" w:rsidR="00FA7D4D" w:rsidRDefault="00FA7D4D" w:rsidP="00474B4A">
      <w:pPr>
        <w:pStyle w:val="paragraph"/>
        <w:spacing w:before="0" w:beforeAutospacing="0" w:after="0" w:afterAutospacing="0" w:line="276" w:lineRule="auto"/>
        <w:textAlignment w:val="baseline"/>
        <w:rPr>
          <w:rFonts w:asciiTheme="minorHAnsi" w:hAnsiTheme="minorHAnsi" w:cs="Segoe UI"/>
        </w:rPr>
      </w:pPr>
      <w:r w:rsidRPr="00C70310">
        <w:rPr>
          <w:rFonts w:asciiTheme="minorHAnsi" w:hAnsiTheme="minorHAnsi" w:cs="Segoe UI"/>
          <w:b/>
          <w:bCs/>
        </w:rPr>
        <w:t>Organic Phosphorus Digestion:</w:t>
      </w:r>
      <w:r w:rsidRPr="00C70310">
        <w:rPr>
          <w:rFonts w:asciiTheme="minorHAnsi" w:hAnsiTheme="minorHAnsi" w:cs="Segoe UI"/>
        </w:rPr>
        <w:t xml:space="preserve"> </w:t>
      </w:r>
    </w:p>
    <w:p w14:paraId="1F2A25CD" w14:textId="1204306E" w:rsidR="00FA7D4D" w:rsidRPr="00860786" w:rsidRDefault="00FA7D4D" w:rsidP="00474B4A">
      <w:pPr>
        <w:pStyle w:val="paragraph"/>
        <w:spacing w:before="0" w:beforeAutospacing="0" w:after="0" w:afterAutospacing="0" w:line="276" w:lineRule="auto"/>
        <w:textAlignment w:val="baseline"/>
        <w:rPr>
          <w:rFonts w:asciiTheme="minorHAnsi" w:eastAsiaTheme="majorEastAsia" w:hAnsiTheme="minorHAnsi" w:cs="Segoe UI"/>
        </w:rPr>
      </w:pPr>
      <w:r>
        <w:rPr>
          <w:rFonts w:asciiTheme="minorHAnsi" w:hAnsiTheme="minorHAnsi" w:cs="Segoe UI"/>
        </w:rPr>
        <w:t>Prior to quantification</w:t>
      </w:r>
      <w:r w:rsidR="00F8367A">
        <w:rPr>
          <w:rFonts w:asciiTheme="minorHAnsi" w:hAnsiTheme="minorHAnsi" w:cs="Segoe UI"/>
        </w:rPr>
        <w:t>,</w:t>
      </w:r>
      <w:r>
        <w:rPr>
          <w:rFonts w:asciiTheme="minorHAnsi" w:hAnsiTheme="minorHAnsi" w:cs="Segoe UI"/>
        </w:rPr>
        <w:t xml:space="preserve"> a subsample of each </w:t>
      </w:r>
      <w:r w:rsidRPr="003A275E">
        <w:rPr>
          <w:rStyle w:val="normaltextrun"/>
          <w:rFonts w:asciiTheme="minorHAnsi" w:eastAsiaTheme="majorEastAsia" w:hAnsiTheme="minorHAnsi" w:cs="Segoe UI"/>
        </w:rPr>
        <w:t>NaHCO3</w:t>
      </w:r>
      <w:r>
        <w:rPr>
          <w:rStyle w:val="normaltextrun"/>
          <w:rFonts w:asciiTheme="minorHAnsi" w:eastAsiaTheme="majorEastAsia" w:hAnsiTheme="minorHAnsi" w:cs="Segoe UI"/>
        </w:rPr>
        <w:t xml:space="preserve"> extract was digested to convert organic P into </w:t>
      </w:r>
      <w:r w:rsidR="00207972">
        <w:rPr>
          <w:rStyle w:val="normaltextrun"/>
          <w:rFonts w:asciiTheme="minorHAnsi" w:eastAsiaTheme="majorEastAsia" w:hAnsiTheme="minorHAnsi" w:cs="Segoe UI"/>
        </w:rPr>
        <w:t>inorganic phosphate</w:t>
      </w:r>
      <w:r>
        <w:rPr>
          <w:rStyle w:val="normaltextrun"/>
          <w:rFonts w:asciiTheme="minorHAnsi" w:eastAsiaTheme="majorEastAsia" w:hAnsiTheme="minorHAnsi" w:cs="Segoe UI"/>
        </w:rPr>
        <w:t xml:space="preserve"> </w:t>
      </w:r>
      <w:r w:rsidR="00207972">
        <w:rPr>
          <w:rStyle w:val="normaltextrun"/>
          <w:rFonts w:asciiTheme="minorHAnsi" w:eastAsiaTheme="majorEastAsia" w:hAnsiTheme="minorHAnsi" w:cs="Segoe UI"/>
        </w:rPr>
        <w:t>(</w:t>
      </w:r>
      <w:r>
        <w:rPr>
          <w:rStyle w:val="normaltextrun"/>
          <w:rFonts w:asciiTheme="minorHAnsi" w:eastAsiaTheme="majorEastAsia" w:hAnsiTheme="minorHAnsi" w:cs="Segoe UI"/>
        </w:rPr>
        <w:t>PO4</w:t>
      </w:r>
      <w:r w:rsidR="00207972">
        <w:rPr>
          <w:rStyle w:val="normaltextrun"/>
          <w:rFonts w:asciiTheme="minorHAnsi" w:eastAsiaTheme="majorEastAsia" w:hAnsiTheme="minorHAnsi" w:cs="Segoe UI"/>
        </w:rPr>
        <w:t>)</w:t>
      </w:r>
      <w:r>
        <w:rPr>
          <w:rStyle w:val="normaltextrun"/>
          <w:rFonts w:asciiTheme="minorHAnsi" w:eastAsiaTheme="majorEastAsia" w:hAnsiTheme="minorHAnsi" w:cs="Segoe UI"/>
        </w:rPr>
        <w:t xml:space="preserve">. 5mL of each sample or process blank was mixed </w:t>
      </w:r>
      <w:r>
        <w:rPr>
          <w:rStyle w:val="normaltextrun"/>
          <w:rFonts w:asciiTheme="minorHAnsi" w:eastAsiaTheme="majorEastAsia" w:hAnsiTheme="minorHAnsi" w:cs="Segoe UI"/>
        </w:rPr>
        <w:lastRenderedPageBreak/>
        <w:t xml:space="preserve">with 5mL of alkaline persulfate digestion reagent (185mM potassium persulfate; 500mM sodium hydroxide; 485mM Boric Acid) in a 50mL tube and immediately capped. A 1ppm </w:t>
      </w:r>
      <w:r w:rsidRPr="00975026">
        <w:rPr>
          <w:rFonts w:asciiTheme="minorHAnsi" w:eastAsiaTheme="majorEastAsia" w:hAnsiTheme="minorHAnsi" w:cs="Segoe UI"/>
        </w:rPr>
        <w:t>Adenosine 5’-Monophosphate</w:t>
      </w:r>
      <w:r>
        <w:rPr>
          <w:rFonts w:asciiTheme="minorHAnsi" w:eastAsiaTheme="majorEastAsia" w:hAnsiTheme="minorHAnsi" w:cs="Segoe UI"/>
        </w:rPr>
        <w:t xml:space="preserve"> </w:t>
      </w:r>
      <w:r w:rsidRPr="00975026">
        <w:rPr>
          <w:rFonts w:asciiTheme="minorHAnsi" w:eastAsiaTheme="majorEastAsia" w:hAnsiTheme="minorHAnsi" w:cs="Segoe UI"/>
        </w:rPr>
        <w:t>(A5MP)</w:t>
      </w:r>
      <w:r>
        <w:rPr>
          <w:rFonts w:asciiTheme="minorHAnsi" w:eastAsiaTheme="majorEastAsia" w:hAnsiTheme="minorHAnsi" w:cs="Segoe UI"/>
        </w:rPr>
        <w:t xml:space="preserve"> organic phosphorus standard in </w:t>
      </w:r>
      <w:r w:rsidRPr="003A275E">
        <w:rPr>
          <w:rStyle w:val="normaltextrun"/>
          <w:rFonts w:asciiTheme="minorHAnsi" w:eastAsiaTheme="majorEastAsia" w:hAnsiTheme="minorHAnsi" w:cs="Segoe UI"/>
        </w:rPr>
        <w:t>0.5M NaHCO3 pH 8.5</w:t>
      </w:r>
      <w:r>
        <w:rPr>
          <w:rFonts w:asciiTheme="minorHAnsi" w:eastAsiaTheme="majorEastAsia" w:hAnsiTheme="minorHAnsi" w:cs="Segoe UI"/>
        </w:rPr>
        <w:t xml:space="preserve"> was digested alongside samples to calculate digestion efficiency. Samples were incubated at 85</w:t>
      </w:r>
      <w:r w:rsidRPr="00E62072">
        <w:rPr>
          <w:rFonts w:asciiTheme="minorHAnsi" w:eastAsiaTheme="majorEastAsia" w:hAnsiTheme="minorHAnsi" w:cs="Segoe UI"/>
          <w:vertAlign w:val="superscript"/>
        </w:rPr>
        <w:t>o</w:t>
      </w:r>
      <w:r>
        <w:rPr>
          <w:rFonts w:asciiTheme="minorHAnsi" w:eastAsiaTheme="majorEastAsia" w:hAnsiTheme="minorHAnsi" w:cs="Segoe UI"/>
        </w:rPr>
        <w:t xml:space="preserve">C for 18 hours. Sample were allowed to cool to room temperature and analyzed for PO4 content within 48 hours. </w:t>
      </w:r>
      <w:r w:rsidRPr="00EF743A">
        <w:rPr>
          <w:rFonts w:asciiTheme="minorHAnsi" w:eastAsiaTheme="majorEastAsia" w:hAnsiTheme="minorHAnsi" w:cs="Segoe UI"/>
        </w:rPr>
        <w:t xml:space="preserve">(Citation: </w:t>
      </w:r>
      <w:hyperlink r:id="rId33" w:tgtFrame="_blank" w:history="1">
        <w:r w:rsidRPr="00EF743A">
          <w:rPr>
            <w:rFonts w:ascii="Segoe UI" w:hAnsi="Segoe UI" w:cs="Segoe UI"/>
            <w:color w:val="205493"/>
            <w:u w:val="single"/>
          </w:rPr>
          <w:t>10.1016/j.talanta.2009.01.029</w:t>
        </w:r>
      </w:hyperlink>
      <w:r>
        <w:rPr>
          <w:rFonts w:ascii="Segoe UI" w:hAnsi="Segoe UI" w:cs="Segoe UI"/>
          <w:color w:val="212121"/>
        </w:rPr>
        <w:t xml:space="preserve">; </w:t>
      </w:r>
      <w:hyperlink r:id="rId34" w:tgtFrame="_blank" w:tooltip="Persistent link using digital object identifier" w:history="1">
        <w:r>
          <w:rPr>
            <w:rStyle w:val="anchor-text"/>
            <w:rFonts w:ascii="Arial" w:eastAsiaTheme="majorEastAsia" w:hAnsi="Arial" w:cs="Arial"/>
            <w:color w:val="0272B1"/>
            <w:sz w:val="21"/>
            <w:szCs w:val="21"/>
          </w:rPr>
          <w:t>https://doi.org/10.1016/j.apgeochem.2017.01.011</w:t>
        </w:r>
      </w:hyperlink>
      <w:r>
        <w:t>)</w:t>
      </w:r>
    </w:p>
    <w:p w14:paraId="2EF8EA23" w14:textId="77777777" w:rsidR="00FA7D4D" w:rsidRDefault="00FA7D4D" w:rsidP="00474B4A">
      <w:pPr>
        <w:pStyle w:val="paragraph"/>
        <w:spacing w:before="0" w:beforeAutospacing="0" w:after="0" w:afterAutospacing="0" w:line="276" w:lineRule="auto"/>
        <w:textAlignment w:val="baseline"/>
        <w:rPr>
          <w:rFonts w:asciiTheme="minorHAnsi" w:hAnsiTheme="minorHAnsi" w:cs="Segoe UI"/>
        </w:rPr>
      </w:pPr>
    </w:p>
    <w:p w14:paraId="1E3B1131" w14:textId="4064BAC5" w:rsidR="00FA7D4D" w:rsidRDefault="00FA7D4D" w:rsidP="00474B4A">
      <w:pPr>
        <w:pStyle w:val="paragraph"/>
        <w:shd w:val="clear" w:color="auto" w:fill="FFFFFF"/>
        <w:spacing w:before="0" w:beforeAutospacing="0" w:after="0" w:afterAutospacing="0" w:line="276" w:lineRule="auto"/>
        <w:textAlignment w:val="baseline"/>
        <w:rPr>
          <w:rStyle w:val="normaltextrun"/>
          <w:rFonts w:asciiTheme="minorHAnsi" w:eastAsiaTheme="majorEastAsia" w:hAnsiTheme="minorHAnsi" w:cs="Segoe UI"/>
        </w:rPr>
      </w:pPr>
      <w:r w:rsidRPr="00BC4FE5">
        <w:rPr>
          <w:rStyle w:val="normaltextrun"/>
          <w:rFonts w:asciiTheme="minorHAnsi" w:eastAsiaTheme="majorEastAsia" w:hAnsiTheme="minorHAnsi" w:cs="Segoe UI"/>
          <w:b/>
          <w:bCs/>
        </w:rPr>
        <w:t>Colorimetric Assay</w:t>
      </w:r>
      <w:r>
        <w:rPr>
          <w:rStyle w:val="normaltextrun"/>
          <w:rFonts w:asciiTheme="minorHAnsi" w:eastAsiaTheme="majorEastAsia" w:hAnsiTheme="minorHAnsi" w:cs="Segoe UI"/>
          <w:b/>
          <w:bCs/>
        </w:rPr>
        <w:t xml:space="preserve"> Phosphorus</w:t>
      </w:r>
      <w:r>
        <w:rPr>
          <w:rStyle w:val="normaltextrun"/>
          <w:rFonts w:asciiTheme="minorHAnsi" w:eastAsiaTheme="majorEastAsia" w:hAnsiTheme="minorHAnsi" w:cs="Segoe UI"/>
        </w:rPr>
        <w:t>:</w:t>
      </w:r>
    </w:p>
    <w:p w14:paraId="5B0F3B6C" w14:textId="77777777" w:rsidR="00FA7D4D" w:rsidRPr="003A275E" w:rsidRDefault="00FA7D4D" w:rsidP="00474B4A">
      <w:pPr>
        <w:pStyle w:val="paragraph"/>
        <w:shd w:val="clear" w:color="auto" w:fill="FFFFFF"/>
        <w:spacing w:before="0" w:beforeAutospacing="0" w:after="0" w:afterAutospacing="0" w:line="276" w:lineRule="auto"/>
        <w:textAlignment w:val="baseline"/>
        <w:rPr>
          <w:rFonts w:asciiTheme="minorHAnsi" w:hAnsiTheme="minorHAnsi" w:cs="Segoe UI"/>
        </w:rPr>
      </w:pPr>
      <w:r w:rsidRPr="003A275E">
        <w:rPr>
          <w:rStyle w:val="normaltextrun"/>
          <w:rFonts w:asciiTheme="minorHAnsi" w:eastAsiaTheme="majorEastAsia" w:hAnsiTheme="minorHAnsi" w:cs="Segoe UI"/>
        </w:rPr>
        <w:t xml:space="preserve">PO4 in the extracts was assayed by malachite green colorimetric assay. </w:t>
      </w:r>
      <w:r>
        <w:rPr>
          <w:rStyle w:val="normaltextrun"/>
          <w:rFonts w:asciiTheme="minorHAnsi" w:eastAsiaTheme="majorEastAsia" w:hAnsiTheme="minorHAnsi" w:cs="Segoe UI"/>
        </w:rPr>
        <w:t xml:space="preserve">Both undigested and persulfate digested </w:t>
      </w:r>
      <w:r w:rsidRPr="003A275E">
        <w:rPr>
          <w:rStyle w:val="normaltextrun"/>
          <w:rFonts w:asciiTheme="minorHAnsi" w:eastAsiaTheme="majorEastAsia" w:hAnsiTheme="minorHAnsi" w:cs="Segoe UI"/>
        </w:rPr>
        <w:t>NaHCO3</w:t>
      </w:r>
      <w:r>
        <w:rPr>
          <w:rStyle w:val="normaltextrun"/>
          <w:rFonts w:asciiTheme="minorHAnsi" w:eastAsiaTheme="majorEastAsia" w:hAnsiTheme="minorHAnsi" w:cs="Segoe UI"/>
        </w:rPr>
        <w:t xml:space="preserve"> e</w:t>
      </w:r>
      <w:r w:rsidRPr="003A275E">
        <w:rPr>
          <w:rStyle w:val="normaltextrun"/>
          <w:rFonts w:asciiTheme="minorHAnsi" w:eastAsiaTheme="majorEastAsia" w:hAnsiTheme="minorHAnsi" w:cs="Segoe UI"/>
        </w:rPr>
        <w:t xml:space="preserve">xtracts </w:t>
      </w:r>
      <w:r>
        <w:rPr>
          <w:rStyle w:val="normaltextrun"/>
          <w:rFonts w:asciiTheme="minorHAnsi" w:eastAsiaTheme="majorEastAsia" w:hAnsiTheme="minorHAnsi" w:cs="Segoe UI"/>
        </w:rPr>
        <w:t xml:space="preserve">and </w:t>
      </w:r>
      <w:r w:rsidRPr="003A275E">
        <w:rPr>
          <w:rStyle w:val="normaltextrun"/>
          <w:rFonts w:asciiTheme="minorHAnsi" w:eastAsiaTheme="majorEastAsia" w:hAnsiTheme="minorHAnsi" w:cs="Segoe UI"/>
        </w:rPr>
        <w:t xml:space="preserve">were first acidified with HCl as the malachite assay requires acidic conditions. Samples were measured in triplicate in </w:t>
      </w:r>
      <w:r w:rsidRPr="003A275E">
        <w:rPr>
          <w:rStyle w:val="normaltextrun"/>
          <w:rFonts w:asciiTheme="minorHAnsi" w:eastAsiaTheme="majorEastAsia" w:hAnsiTheme="minorHAnsi" w:cs="Segoe UI"/>
          <w:color w:val="000000"/>
        </w:rPr>
        <w:t xml:space="preserve">96-well polystyrene microplates </w:t>
      </w:r>
      <w:r w:rsidRPr="003A275E">
        <w:rPr>
          <w:rStyle w:val="normaltextrun"/>
          <w:rFonts w:asciiTheme="minorHAnsi" w:eastAsiaTheme="majorEastAsia" w:hAnsiTheme="minorHAnsi" w:cs="Segoe UI"/>
        </w:rPr>
        <w:t xml:space="preserve">after adding 0.015M ammonium paramolybdate, plates were incubated at room temp for 10 minutes, after which malachite green reagent was added and samples were incubated for an additional 30 minutes at room temperature, and read at 630 nm (BioTek Synergy HT plate reader, BioTek Instruments, Inc., Winooski, VT, USA). Each 96-well plate included a standard curve in triplicate from 0-1ppm of sodium phosphate. (Citation: </w:t>
      </w:r>
      <w:hyperlink r:id="rId35" w:tgtFrame="_blank" w:history="1">
        <w:r w:rsidRPr="003A275E">
          <w:rPr>
            <w:rStyle w:val="normaltextrun"/>
            <w:rFonts w:asciiTheme="minorHAnsi" w:eastAsiaTheme="majorEastAsia" w:hAnsiTheme="minorHAnsi" w:cs="Segoe UI"/>
            <w:color w:val="205493"/>
            <w:u w:val="single"/>
          </w:rPr>
          <w:t>10.2134/jeq2001.2206)</w:t>
        </w:r>
      </w:hyperlink>
      <w:r w:rsidRPr="003A275E">
        <w:rPr>
          <w:rStyle w:val="eop"/>
          <w:rFonts w:asciiTheme="minorHAnsi" w:eastAsiaTheme="majorEastAsia" w:hAnsiTheme="minorHAnsi" w:cs="Segoe UI"/>
        </w:rPr>
        <w:t> </w:t>
      </w:r>
    </w:p>
    <w:p w14:paraId="372F72DA" w14:textId="77777777" w:rsidR="00DB2796" w:rsidRDefault="00DB2796"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p>
    <w:p w14:paraId="4F58C1A9" w14:textId="38E2CF6E" w:rsidR="00DB2796" w:rsidRPr="00860786" w:rsidRDefault="00DB2796" w:rsidP="00474B4A">
      <w:pPr>
        <w:spacing w:line="276" w:lineRule="auto"/>
      </w:pPr>
      <w:r w:rsidRPr="00860786">
        <w:rPr>
          <w:b/>
          <w:bCs/>
        </w:rPr>
        <w:t>Resin Strips:</w:t>
      </w:r>
      <w:r w:rsidRPr="00860786">
        <w:t xml:space="preserve"> Variables: [Resin_NH4; Resin_NO3, Resin_PO4]</w:t>
      </w:r>
    </w:p>
    <w:p w14:paraId="1B0A61D7" w14:textId="67C0283F" w:rsidR="00DB2796" w:rsidRPr="00860786" w:rsidRDefault="00DB2796" w:rsidP="00474B4A">
      <w:pPr>
        <w:spacing w:line="276" w:lineRule="auto"/>
      </w:pPr>
      <w:r w:rsidRPr="00860786">
        <w:t xml:space="preserve">Anion and cation exchange membranes from Membranes International </w:t>
      </w:r>
      <w:r>
        <w:t xml:space="preserve">(anion- AMI-7001S; cation- CMI-7000S) </w:t>
      </w:r>
      <w:r w:rsidRPr="00860786">
        <w:t>were cut into 2.5 cm x 10 cm pieces. A whole punch was used to cut circles at one end of cation strips and a star at one end of anion strip</w:t>
      </w:r>
      <w:r>
        <w:t>s</w:t>
      </w:r>
      <w:r w:rsidRPr="00860786">
        <w:t xml:space="preserve"> to differentiate them. Both strips were placed in separate containers and covered with 0.5M HCl and shaken at 40rpm. After 1 hour, the HCl was replaced with 0.5M NaCO3 and shaken at 40rpm for 5 hours replacing the NaCO3 every hour. The strips were then rinsed with MilliQ H2O and placed into separate bags with some water to keep the strips moist until placed in the soil. </w:t>
      </w:r>
    </w:p>
    <w:p w14:paraId="691F6D8A" w14:textId="740285A1" w:rsidR="00DB2796" w:rsidRPr="00474B4A" w:rsidRDefault="00DB2796" w:rsidP="00474B4A">
      <w:pPr>
        <w:spacing w:line="276" w:lineRule="auto"/>
      </w:pPr>
      <w:r w:rsidRPr="00860786">
        <w:t xml:space="preserve">A cation and anion strip were placed vertically in the ground in each plot at the beginning of each month. The strips from the previous month were removed, loose soil was gently brushed off and brought back to the lab. Strips recovered from the field were gently rinsed with MilliQ water to remove any remaining soil. Each pair of anion and cation strips were placed in 125 mL Nalgene bottles with 70 mL of 0.5M HCl and shaken at 40rpm for 1 hour. The HCl was poured into a syringe and filtered into a 50 mL tube using a Type A/E, 1 um pore size, glass fiber filter. These extracts were stored at –20 C for Nitrate, Ammonia, and Phosphate analysis. The leftover strips were regenerated and reused for the field using the method above or replaced as needed. </w:t>
      </w:r>
      <w:r w:rsidRPr="00860786">
        <w:rPr>
          <w:rStyle w:val="normaltextrun"/>
          <w:rFonts w:eastAsiaTheme="majorEastAsia" w:cs="Segoe UI"/>
        </w:rPr>
        <w:t xml:space="preserve">(Citation: </w:t>
      </w:r>
      <w:hyperlink r:id="rId36" w:tgtFrame="_blank" w:history="1">
        <w:r w:rsidRPr="00860786">
          <w:rPr>
            <w:rStyle w:val="normaltextrun"/>
            <w:rFonts w:eastAsiaTheme="majorEastAsia" w:cs="Segoe UI"/>
            <w:color w:val="001D35"/>
          </w:rPr>
          <w:t>10.1093/oso/9780195120837.001.0001</w:t>
        </w:r>
        <w:r>
          <w:rPr>
            <w:rStyle w:val="normaltextrun"/>
            <w:rFonts w:eastAsiaTheme="majorEastAsia" w:cs="Segoe UI"/>
            <w:color w:val="001D35"/>
          </w:rPr>
          <w:t xml:space="preserve"> </w:t>
        </w:r>
        <w:r w:rsidRPr="00860786">
          <w:rPr>
            <w:rStyle w:val="normaltextrun"/>
            <w:rFonts w:eastAsiaTheme="majorEastAsia" w:cs="Segoe UI"/>
            <w:color w:val="001D35"/>
          </w:rPr>
          <w:t>)</w:t>
        </w:r>
      </w:hyperlink>
      <w:r w:rsidRPr="00860786">
        <w:rPr>
          <w:rStyle w:val="eop"/>
          <w:rFonts w:eastAsiaTheme="majorEastAsia" w:cs="Segoe UI"/>
        </w:rPr>
        <w:t> </w:t>
      </w:r>
    </w:p>
    <w:p w14:paraId="75BA3EA4" w14:textId="703C7DB5" w:rsidR="00DB2796" w:rsidRPr="00860786" w:rsidRDefault="00DB2796" w:rsidP="00474B4A">
      <w:pPr>
        <w:spacing w:line="276" w:lineRule="auto"/>
      </w:pPr>
      <w:r w:rsidRPr="00860786">
        <w:rPr>
          <w:b/>
          <w:bCs/>
        </w:rPr>
        <w:t>Inorganic Nitrogen Assays:</w:t>
      </w:r>
    </w:p>
    <w:p w14:paraId="05020EEB" w14:textId="1A88F4D0" w:rsidR="00DB2796" w:rsidRPr="00860786" w:rsidRDefault="00DB2796" w:rsidP="003323DD">
      <w:pPr>
        <w:spacing w:line="276" w:lineRule="auto"/>
        <w:rPr>
          <w:rStyle w:val="normaltextrun"/>
          <w:rFonts w:eastAsiaTheme="majorEastAsia" w:cs="Segoe UI"/>
        </w:rPr>
      </w:pPr>
      <w:r w:rsidRPr="00860786">
        <w:lastRenderedPageBreak/>
        <w:t xml:space="preserve">Ammonium Assay: Ammonium is assayed via a phenolic-hypochlorite reaction. 40uL of sample or standards were added to the well and then 100uL of sodium salicylate solution (425uM sodium salicylate; 170uM sodium citrate dihydrate; 158uM sodium tartrate; 954nM sodium nitroprusside) and 100uL Bleach/NaOH solution (~0.1% bleach; 1.5M NaOH). </w:t>
      </w:r>
      <w:r w:rsidR="00360C0D">
        <w:t>P</w:t>
      </w:r>
      <w:r w:rsidRPr="00860786">
        <w:t xml:space="preserve">lates </w:t>
      </w:r>
      <w:r w:rsidR="00360C0D">
        <w:t>were incubated</w:t>
      </w:r>
      <w:r w:rsidRPr="00860786">
        <w:t xml:space="preserve"> in the dark for 50 minutes at room temperature and</w:t>
      </w:r>
      <w:r w:rsidR="007A0614">
        <w:t xml:space="preserve"> absorbance was</w:t>
      </w:r>
      <w:r w:rsidRPr="00860786">
        <w:t xml:space="preserve"> </w:t>
      </w:r>
      <w:commentRangeStart w:id="44"/>
      <w:r w:rsidRPr="00860786">
        <w:rPr>
          <w:rStyle w:val="normaltextrun"/>
          <w:rFonts w:eastAsiaTheme="majorEastAsia" w:cs="Segoe UI"/>
        </w:rPr>
        <w:t xml:space="preserve">read </w:t>
      </w:r>
      <w:commentRangeEnd w:id="44"/>
      <w:r w:rsidR="008A5B8B" w:rsidRPr="00860786">
        <w:rPr>
          <w:rStyle w:val="CommentReference"/>
          <w:rFonts w:eastAsiaTheme="majorEastAsia" w:cs="Segoe UI"/>
          <w:sz w:val="24"/>
          <w:szCs w:val="24"/>
        </w:rPr>
        <w:commentReference w:id="44"/>
      </w:r>
      <w:r w:rsidRPr="00860786">
        <w:rPr>
          <w:rStyle w:val="normaltextrun"/>
          <w:rFonts w:eastAsiaTheme="majorEastAsia" w:cs="Segoe UI"/>
        </w:rPr>
        <w:t>at 650 nm (BioTek Synergy HT plate reader, BioTek Instruments, Inc., Winooski, VT, USA). Each plate included a standard curve of ammonium sulfate in triplicate. For high range samples</w:t>
      </w:r>
      <w:r w:rsidR="003323DD">
        <w:rPr>
          <w:rStyle w:val="normaltextrun"/>
          <w:rFonts w:eastAsiaTheme="majorEastAsia" w:cs="Segoe UI"/>
        </w:rPr>
        <w:t>, a standard</w:t>
      </w:r>
      <w:r w:rsidRPr="00860786">
        <w:rPr>
          <w:rStyle w:val="normaltextrun"/>
          <w:rFonts w:eastAsiaTheme="majorEastAsia" w:cs="Segoe UI"/>
        </w:rPr>
        <w:t xml:space="preserve"> curve from 0.5-15ppm were constructed, for low range samples</w:t>
      </w:r>
      <w:r w:rsidR="003323DD">
        <w:rPr>
          <w:rStyle w:val="normaltextrun"/>
          <w:rFonts w:eastAsiaTheme="majorEastAsia" w:cs="Segoe UI"/>
        </w:rPr>
        <w:t>, a standard</w:t>
      </w:r>
      <w:r w:rsidRPr="00860786">
        <w:rPr>
          <w:rStyle w:val="normaltextrun"/>
          <w:rFonts w:eastAsiaTheme="majorEastAsia" w:cs="Segoe UI"/>
        </w:rPr>
        <w:t xml:space="preserve"> curve from 0.05-1 ppm were constructed.</w:t>
      </w:r>
    </w:p>
    <w:p w14:paraId="54FA8F1B" w14:textId="05905169" w:rsidR="00DB2796" w:rsidRPr="0040191E" w:rsidRDefault="00DB2796" w:rsidP="003323DD">
      <w:pPr>
        <w:spacing w:line="276" w:lineRule="auto"/>
        <w:rPr>
          <w:rFonts w:eastAsiaTheme="majorEastAsia" w:cs="Segoe UI"/>
        </w:rPr>
      </w:pPr>
      <w:r w:rsidRPr="00860786">
        <w:rPr>
          <w:rStyle w:val="normaltextrun"/>
          <w:rFonts w:eastAsiaTheme="majorEastAsia" w:cs="Segoe UI"/>
        </w:rPr>
        <w:t xml:space="preserve">Nitrate Assay: Nitrate is assayed via vanadium reduction. </w:t>
      </w:r>
      <w:r w:rsidRPr="00860786">
        <w:t xml:space="preserve">40uL of sample or standards were added to the well and then 200uL of vanadium (III) reagent (6uM vanadium (ii) chloride; 5.8uM sulfanilamide; 193nM </w:t>
      </w:r>
      <w:r w:rsidRPr="00823B2A">
        <w:t>N-</w:t>
      </w:r>
      <w:r w:rsidRPr="00860786">
        <w:t>1(1-napthyl)ethylenediamine dihydrochloride; 0.5M HCl)</w:t>
      </w:r>
      <w:r w:rsidRPr="00860786">
        <w:rPr>
          <w:rStyle w:val="normaltextrun"/>
          <w:rFonts w:eastAsiaTheme="majorEastAsia" w:cs="Segoe UI"/>
        </w:rPr>
        <w:t xml:space="preserve">. </w:t>
      </w:r>
      <w:r w:rsidR="005C4677">
        <w:t>P</w:t>
      </w:r>
      <w:r w:rsidRPr="00860786">
        <w:t>lates</w:t>
      </w:r>
      <w:r w:rsidR="005C4677">
        <w:t xml:space="preserve"> were incubated</w:t>
      </w:r>
      <w:r w:rsidRPr="00860786">
        <w:t xml:space="preserve"> in the dark for </w:t>
      </w:r>
      <w:r w:rsidRPr="00860786">
        <w:rPr>
          <w:highlight w:val="green"/>
        </w:rPr>
        <w:t>5 hours at room temperature or 37</w:t>
      </w:r>
      <w:r w:rsidRPr="00860786">
        <w:rPr>
          <w:highlight w:val="green"/>
          <w:vertAlign w:val="superscript"/>
        </w:rPr>
        <w:t>o</w:t>
      </w:r>
      <w:r w:rsidRPr="00860786">
        <w:rPr>
          <w:highlight w:val="green"/>
        </w:rPr>
        <w:t>C for 1 hour</w:t>
      </w:r>
      <w:r w:rsidRPr="00860786">
        <w:t xml:space="preserve"> and </w:t>
      </w:r>
      <w:r w:rsidRPr="00860786">
        <w:rPr>
          <w:rStyle w:val="normaltextrun"/>
          <w:rFonts w:eastAsiaTheme="majorEastAsia" w:cs="Segoe UI"/>
        </w:rPr>
        <w:t>read at 540 nm (BioTek Synergy HT plate reader, BioTek Instruments, Inc., Winooski, VT, USA). Each plate included a standard curve of potassium nitrate in triplicate. For high range samples</w:t>
      </w:r>
      <w:r w:rsidR="005C4677">
        <w:rPr>
          <w:rStyle w:val="normaltextrun"/>
          <w:rFonts w:eastAsiaTheme="majorEastAsia" w:cs="Segoe UI"/>
        </w:rPr>
        <w:t>,</w:t>
      </w:r>
      <w:r w:rsidRPr="00860786">
        <w:rPr>
          <w:rStyle w:val="normaltextrun"/>
          <w:rFonts w:eastAsiaTheme="majorEastAsia" w:cs="Segoe UI"/>
        </w:rPr>
        <w:t xml:space="preserve"> curves from 0.5-15ppm were constructed, for low range samples</w:t>
      </w:r>
      <w:r w:rsidR="005C4677">
        <w:rPr>
          <w:rStyle w:val="normaltextrun"/>
          <w:rFonts w:eastAsiaTheme="majorEastAsia" w:cs="Segoe UI"/>
        </w:rPr>
        <w:t>,</w:t>
      </w:r>
      <w:r w:rsidRPr="00860786">
        <w:rPr>
          <w:rStyle w:val="normaltextrun"/>
          <w:rFonts w:eastAsiaTheme="majorEastAsia" w:cs="Segoe UI"/>
        </w:rPr>
        <w:t xml:space="preserve"> curves from 0.05-1 ppm were constructed. (Citations: </w:t>
      </w:r>
      <w:hyperlink r:id="rId37" w:history="1">
        <w:r w:rsidRPr="00860786">
          <w:rPr>
            <w:rStyle w:val="Hyperlink"/>
            <w:rFonts w:eastAsiaTheme="majorEastAsia" w:cs="Open Sans"/>
            <w:b/>
            <w:bCs/>
            <w:color w:val="123D80"/>
            <w:sz w:val="21"/>
            <w:szCs w:val="21"/>
            <w:shd w:val="clear" w:color="auto" w:fill="FFFFFF"/>
          </w:rPr>
          <w:t>https://doi.org/10.2136/sssaj2009.0389</w:t>
        </w:r>
      </w:hyperlink>
      <w:r w:rsidRPr="00860786">
        <w:t xml:space="preserve">; </w:t>
      </w:r>
      <w:r w:rsidRPr="00860786">
        <w:rPr>
          <w:color w:val="000000"/>
          <w:shd w:val="clear" w:color="auto" w:fill="FFFFFF"/>
        </w:rPr>
        <w:t>10.1021/ac60252a045)</w:t>
      </w:r>
    </w:p>
    <w:p w14:paraId="3007F974" w14:textId="40405F95" w:rsidR="00FA7D4D" w:rsidRPr="00224017" w:rsidRDefault="00DB2796" w:rsidP="00474B4A">
      <w:pPr>
        <w:spacing w:line="276" w:lineRule="auto"/>
      </w:pPr>
      <w:r w:rsidRPr="00860786">
        <w:rPr>
          <w:rStyle w:val="normaltextrun"/>
          <w:rFonts w:eastAsiaTheme="majorEastAsia" w:cs="Segoe UI"/>
          <w:b/>
          <w:bCs/>
        </w:rPr>
        <w:t xml:space="preserve">Colorimetric Assay Phosphorus: </w:t>
      </w:r>
      <w:r w:rsidRPr="00860786">
        <w:rPr>
          <w:rStyle w:val="normaltextrun"/>
          <w:rFonts w:eastAsiaTheme="majorEastAsia" w:cs="Segoe UI"/>
          <w:b/>
          <w:bCs/>
        </w:rPr>
        <w:br/>
      </w:r>
      <w:r w:rsidRPr="00860786">
        <w:rPr>
          <w:rStyle w:val="normaltextrun"/>
          <w:rFonts w:eastAsiaTheme="majorEastAsia" w:cs="Segoe UI"/>
        </w:rPr>
        <w:t xml:space="preserve">PO4 in the extracts was assayed as above by malachite green colorimetric assay, except that no acidification of the samples was required prior to the assay. PO4 concentrations in the resin strip extracts was often higher than the standard curve, and when needed 5X or 10X dilution of samples with additional </w:t>
      </w:r>
      <w:r w:rsidRPr="00860786">
        <w:t xml:space="preserve">0.5M HCl was done to bring the samples within range. </w:t>
      </w:r>
      <w:r w:rsidRPr="00860786">
        <w:rPr>
          <w:rStyle w:val="normaltextrun"/>
          <w:rFonts w:eastAsiaTheme="majorEastAsia" w:cs="Segoe UI"/>
        </w:rPr>
        <w:t xml:space="preserve">(Citation: </w:t>
      </w:r>
      <w:hyperlink r:id="rId38" w:tgtFrame="_blank" w:history="1">
        <w:r w:rsidRPr="00860786">
          <w:rPr>
            <w:rStyle w:val="normaltextrun"/>
            <w:rFonts w:eastAsiaTheme="majorEastAsia" w:cs="Segoe UI"/>
            <w:color w:val="205493"/>
            <w:u w:val="single"/>
          </w:rPr>
          <w:t>10.2134/jeq2001.2206)</w:t>
        </w:r>
      </w:hyperlink>
      <w:r w:rsidRPr="00860786">
        <w:rPr>
          <w:rStyle w:val="eop"/>
          <w:rFonts w:eastAsiaTheme="majorEastAsia" w:cs="Segoe UI"/>
        </w:rPr>
        <w:t> </w:t>
      </w:r>
    </w:p>
    <w:p w14:paraId="06300FFB" w14:textId="77777777" w:rsidR="00FA3DBD" w:rsidRDefault="00FA3DBD" w:rsidP="00474B4A">
      <w:pPr>
        <w:spacing w:line="276" w:lineRule="auto"/>
      </w:pPr>
    </w:p>
    <w:p w14:paraId="1E7ACE09" w14:textId="009F9BFE" w:rsidR="008E1DD9" w:rsidRPr="00224017" w:rsidRDefault="008E1DD9" w:rsidP="00474B4A">
      <w:pPr>
        <w:spacing w:line="276" w:lineRule="auto"/>
      </w:pPr>
      <w:r w:rsidRPr="00224017">
        <w:t xml:space="preserve">2. Methods for processing the data: </w:t>
      </w:r>
    </w:p>
    <w:p w14:paraId="3D065B22" w14:textId="67271FFE" w:rsidR="004275CB" w:rsidRPr="004275CB" w:rsidRDefault="002122CB"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Theme="minorHAnsi" w:eastAsiaTheme="majorEastAsia" w:hAnsiTheme="minorHAnsi" w:cs="Segoe UI"/>
        </w:rPr>
        <w:t xml:space="preserve">Field Respiration </w:t>
      </w:r>
      <w:r w:rsidR="004275CB">
        <w:rPr>
          <w:rStyle w:val="normaltextrun"/>
          <w:rFonts w:asciiTheme="minorHAnsi" w:hAnsiTheme="minorHAnsi" w:cs="Arial"/>
        </w:rPr>
        <w:t xml:space="preserve">Calculations: </w:t>
      </w:r>
      <w:r w:rsidR="004275CB">
        <w:rPr>
          <w:rFonts w:ascii="Roboto" w:hAnsi="Roboto"/>
          <w:color w:val="0A0A0A"/>
          <w:shd w:val="clear" w:color="auto" w:fill="FFFFFF"/>
        </w:rPr>
        <w:t xml:space="preserve">Peak area integrals were converted to ppm CO2 based on 2000ppm standard integrals. </w:t>
      </w:r>
      <w:r w:rsidR="004275CB" w:rsidRPr="00710769">
        <w:rPr>
          <w:rStyle w:val="normaltextrun"/>
          <w:rFonts w:asciiTheme="minorHAnsi" w:hAnsiTheme="minorHAnsi" w:cs="Arial"/>
        </w:rPr>
        <w:t>Ambient air CO</w:t>
      </w:r>
      <w:r w:rsidR="004275CB" w:rsidRPr="00710769">
        <w:rPr>
          <w:rStyle w:val="normaltextrun"/>
          <w:rFonts w:asciiTheme="minorHAnsi" w:hAnsiTheme="minorHAnsi" w:cs="Arial"/>
          <w:vertAlign w:val="subscript"/>
        </w:rPr>
        <w:t>2</w:t>
      </w:r>
      <w:r w:rsidR="004275CB" w:rsidRPr="00710769">
        <w:rPr>
          <w:rStyle w:val="normaltextrun"/>
          <w:rFonts w:asciiTheme="minorHAnsi" w:hAnsiTheme="minorHAnsi" w:cs="Arial"/>
        </w:rPr>
        <w:t xml:space="preserve"> concentrations were subtracted from the static chamber samples to account for CO</w:t>
      </w:r>
      <w:r w:rsidR="004275CB" w:rsidRPr="00710769">
        <w:rPr>
          <w:rStyle w:val="normaltextrun"/>
          <w:rFonts w:asciiTheme="minorHAnsi" w:hAnsiTheme="minorHAnsi" w:cs="Arial"/>
          <w:vertAlign w:val="subscript"/>
        </w:rPr>
        <w:t>2</w:t>
      </w:r>
      <w:r w:rsidR="004275CB" w:rsidRPr="00710769">
        <w:rPr>
          <w:rStyle w:val="normaltextrun"/>
          <w:rFonts w:asciiTheme="minorHAnsi" w:hAnsiTheme="minorHAnsi" w:cs="Arial"/>
        </w:rPr>
        <w:t xml:space="preserve"> trapped in the chambers at the time of capping. CO</w:t>
      </w:r>
      <w:r w:rsidR="004275CB" w:rsidRPr="00710769">
        <w:rPr>
          <w:rStyle w:val="normaltextrun"/>
          <w:rFonts w:asciiTheme="minorHAnsi" w:hAnsiTheme="minorHAnsi" w:cs="Arial"/>
          <w:vertAlign w:val="subscript"/>
        </w:rPr>
        <w:t>2</w:t>
      </w:r>
      <w:r w:rsidR="004275CB" w:rsidRPr="00710769">
        <w:rPr>
          <w:rStyle w:val="normaltextrun"/>
          <w:rFonts w:asciiTheme="minorHAnsi" w:hAnsiTheme="minorHAnsi" w:cs="Arial"/>
        </w:rPr>
        <w:t xml:space="preserve"> concentrations</w:t>
      </w:r>
      <w:r w:rsidR="004275CB">
        <w:rPr>
          <w:rStyle w:val="normaltextrun"/>
          <w:rFonts w:asciiTheme="minorHAnsi" w:hAnsiTheme="minorHAnsi" w:cs="Arial"/>
        </w:rPr>
        <w:t xml:space="preserve"> in the T0 samples (after subtraction of ambient CO2) were subtracted from the 20m, 40m, and 60m samples collected from the same static chamber to account for variability in the headspace concentration at the time of capping. The volume of headspace of each static chamber was calculated by using the mean of the three soil height measurements to calculate the volume in the collar portion and then adding 3000mL to account for the volume of the PVC cap. Gas law constants were used to </w:t>
      </w:r>
      <w:r w:rsidR="004275CB">
        <w:rPr>
          <w:rStyle w:val="normaltextrun"/>
          <w:rFonts w:asciiTheme="minorHAnsi" w:hAnsiTheme="minorHAnsi" w:cs="Arial"/>
        </w:rPr>
        <w:lastRenderedPageBreak/>
        <w:t xml:space="preserve">convert to umol of CO2 and then converted to ug </w:t>
      </w:r>
      <w:r w:rsidR="002B31B1">
        <w:rPr>
          <w:rStyle w:val="normaltextrun"/>
          <w:rFonts w:asciiTheme="minorHAnsi" w:hAnsiTheme="minorHAnsi" w:cs="Arial"/>
        </w:rPr>
        <w:t xml:space="preserve">of </w:t>
      </w:r>
      <w:r w:rsidR="004275CB">
        <w:rPr>
          <w:rStyle w:val="normaltextrun"/>
          <w:rFonts w:asciiTheme="minorHAnsi" w:hAnsiTheme="minorHAnsi" w:cs="Arial"/>
        </w:rPr>
        <w:t>C from CO2. CO2-C was norm</w:t>
      </w:r>
      <w:r w:rsidR="004949DD">
        <w:rPr>
          <w:rStyle w:val="normaltextrun"/>
          <w:rFonts w:asciiTheme="minorHAnsi" w:hAnsiTheme="minorHAnsi" w:cs="Arial"/>
        </w:rPr>
        <w:t>al</w:t>
      </w:r>
      <w:r w:rsidR="004275CB">
        <w:rPr>
          <w:rStyle w:val="normaltextrun"/>
          <w:rFonts w:asciiTheme="minorHAnsi" w:hAnsiTheme="minorHAnsi" w:cs="Arial"/>
        </w:rPr>
        <w:t>ized by the surface area within the collars</w:t>
      </w:r>
      <w:r w:rsidR="002B31B1">
        <w:rPr>
          <w:rStyle w:val="normaltextrun"/>
          <w:rFonts w:asciiTheme="minorHAnsi" w:hAnsiTheme="minorHAnsi" w:cs="Arial"/>
        </w:rPr>
        <w:t xml:space="preserve"> to yield </w:t>
      </w:r>
      <w:r w:rsidR="0097007C">
        <w:rPr>
          <w:rStyle w:val="normaltextrun"/>
          <w:rFonts w:asciiTheme="minorHAnsi" w:hAnsiTheme="minorHAnsi" w:cs="Arial"/>
        </w:rPr>
        <w:t>ug CO2-C / mm2</w:t>
      </w:r>
      <w:r w:rsidR="004275CB">
        <w:rPr>
          <w:rStyle w:val="normaltextrun"/>
          <w:rFonts w:asciiTheme="minorHAnsi" w:hAnsiTheme="minorHAnsi" w:cs="Arial"/>
        </w:rPr>
        <w:t xml:space="preserve">. </w:t>
      </w:r>
    </w:p>
    <w:p w14:paraId="74A59025" w14:textId="77777777" w:rsidR="0040191E" w:rsidRDefault="0040191E"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p>
    <w:p w14:paraId="4FBB88FD" w14:textId="4F7FCB42" w:rsidR="008E1DD9" w:rsidRDefault="00497910"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Theme="minorHAnsi" w:eastAsiaTheme="majorEastAsia" w:hAnsiTheme="minorHAnsi" w:cs="Segoe UI"/>
        </w:rPr>
        <w:t xml:space="preserve">Extractable Carbon and Nitrogen Pool Calculations: Peak areas were converted to ppm using the standard curves and TOC/TN in the process blanks was subtracted from all samples. TOC/TN concentrations </w:t>
      </w:r>
      <w:r w:rsidRPr="003A275E">
        <w:rPr>
          <w:rStyle w:val="normaltextrun"/>
          <w:rFonts w:asciiTheme="minorHAnsi" w:eastAsiaTheme="majorEastAsia" w:hAnsiTheme="minorHAnsi" w:cs="Segoe UI"/>
        </w:rPr>
        <w:t>were then normalized to the dry mass of soil used for the extractio</w:t>
      </w:r>
      <w:r>
        <w:rPr>
          <w:rStyle w:val="normaltextrun"/>
          <w:rFonts w:asciiTheme="minorHAnsi" w:eastAsiaTheme="majorEastAsia" w:hAnsiTheme="minorHAnsi" w:cs="Segoe UI"/>
        </w:rPr>
        <w:t xml:space="preserve">n, after accounting for additional volume in the extraction from water in the soil. </w:t>
      </w:r>
      <w:r w:rsidRPr="003A275E">
        <w:rPr>
          <w:rStyle w:val="normaltextrun"/>
          <w:rFonts w:asciiTheme="minorHAnsi" w:eastAsiaTheme="majorEastAsia" w:hAnsiTheme="minorHAnsi" w:cs="Segoe UI"/>
        </w:rPr>
        <w:t xml:space="preserve">The TOC and TN in the samples were then normalized to the dry mass of soil used for the extraction. </w:t>
      </w:r>
    </w:p>
    <w:p w14:paraId="3C183A7F" w14:textId="77777777" w:rsidR="0040191E" w:rsidRPr="0040191E" w:rsidRDefault="0040191E" w:rsidP="00474B4A">
      <w:pPr>
        <w:pStyle w:val="paragraph"/>
        <w:spacing w:before="0" w:beforeAutospacing="0" w:after="0" w:afterAutospacing="0" w:line="276" w:lineRule="auto"/>
        <w:textAlignment w:val="baseline"/>
        <w:rPr>
          <w:rFonts w:asciiTheme="minorHAnsi" w:eastAsiaTheme="majorEastAsia" w:hAnsiTheme="minorHAnsi" w:cs="Segoe UI"/>
        </w:rPr>
      </w:pPr>
    </w:p>
    <w:p w14:paraId="473E7F84" w14:textId="5434CCDD" w:rsidR="00775F13" w:rsidRDefault="00775F13" w:rsidP="00474B4A">
      <w:pPr>
        <w:pStyle w:val="paragraph"/>
        <w:spacing w:before="0" w:beforeAutospacing="0" w:after="0" w:afterAutospacing="0" w:line="276" w:lineRule="auto"/>
        <w:textAlignment w:val="baseline"/>
        <w:rPr>
          <w:rStyle w:val="normaltextrun"/>
          <w:rFonts w:asciiTheme="minorHAnsi" w:eastAsiaTheme="majorEastAsia" w:hAnsiTheme="minorHAnsi" w:cs="Segoe UI"/>
        </w:rPr>
      </w:pPr>
      <w:r>
        <w:rPr>
          <w:rStyle w:val="normaltextrun"/>
          <w:rFonts w:asciiTheme="minorHAnsi" w:eastAsiaTheme="majorEastAsia" w:hAnsiTheme="minorHAnsi" w:cs="Segoe UI"/>
        </w:rPr>
        <w:t xml:space="preserve">Extractable Phosphorus Calculations: </w:t>
      </w:r>
    </w:p>
    <w:p w14:paraId="43AED4FA" w14:textId="77777777" w:rsidR="00775F13" w:rsidRDefault="00775F13"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Pr>
          <w:rStyle w:val="normaltextrun"/>
          <w:rFonts w:asciiTheme="minorHAnsi" w:eastAsiaTheme="majorEastAsia" w:hAnsiTheme="minorHAnsi" w:cs="Segoe UI"/>
        </w:rPr>
        <w:t xml:space="preserve">For Inorganic P: Absorbance values were converted to ppm using the standard curve. The PO4 concentration in process blanks was subtracted from all samples. </w:t>
      </w:r>
      <w:r w:rsidRPr="003A275E">
        <w:rPr>
          <w:rStyle w:val="normaltextrun"/>
          <w:rFonts w:asciiTheme="minorHAnsi" w:eastAsiaTheme="majorEastAsia" w:hAnsiTheme="minorHAnsi" w:cs="Segoe UI"/>
        </w:rPr>
        <w:t xml:space="preserve">The difference in PO4 content between the </w:t>
      </w:r>
      <w:r>
        <w:rPr>
          <w:rStyle w:val="normaltextrun"/>
          <w:rFonts w:asciiTheme="minorHAnsi" w:eastAsiaTheme="majorEastAsia" w:hAnsiTheme="minorHAnsi" w:cs="Segoe UI"/>
        </w:rPr>
        <w:t xml:space="preserve">undigested </w:t>
      </w:r>
      <w:r w:rsidRPr="003A275E">
        <w:rPr>
          <w:rStyle w:val="normaltextrun"/>
          <w:rFonts w:asciiTheme="minorHAnsi" w:eastAsiaTheme="majorEastAsia" w:hAnsiTheme="minorHAnsi" w:cs="Segoe UI"/>
        </w:rPr>
        <w:t xml:space="preserve">samples spiked with potassium phosphate and the </w:t>
      </w:r>
      <w:r>
        <w:rPr>
          <w:rStyle w:val="normaltextrun"/>
          <w:rFonts w:asciiTheme="minorHAnsi" w:eastAsiaTheme="majorEastAsia" w:hAnsiTheme="minorHAnsi" w:cs="Segoe UI"/>
        </w:rPr>
        <w:t xml:space="preserve">undigested </w:t>
      </w:r>
      <w:r w:rsidRPr="003A275E">
        <w:rPr>
          <w:rStyle w:val="normaltextrun"/>
          <w:rFonts w:asciiTheme="minorHAnsi" w:eastAsiaTheme="majorEastAsia" w:hAnsiTheme="minorHAnsi" w:cs="Segoe UI"/>
        </w:rPr>
        <w:t>unspiked samples was used to calculate the extraction efficiency (typically &gt;90%) and was used to adjust the PO4 concentrations in the extracts. PO4 concentrations were then normalized to the dry mass of soil used for the extraction</w:t>
      </w:r>
      <w:r>
        <w:rPr>
          <w:rStyle w:val="normaltextrun"/>
          <w:rFonts w:asciiTheme="minorHAnsi" w:eastAsiaTheme="majorEastAsia" w:hAnsiTheme="minorHAnsi" w:cs="Segoe UI"/>
        </w:rPr>
        <w:t>, after accounting for additional volume in the extraction from water in the soil</w:t>
      </w:r>
      <w:r w:rsidRPr="003A275E">
        <w:rPr>
          <w:rStyle w:val="normaltextrun"/>
          <w:rFonts w:asciiTheme="minorHAnsi" w:eastAsiaTheme="majorEastAsia" w:hAnsiTheme="minorHAnsi" w:cs="Segoe UI"/>
        </w:rPr>
        <w:t>.</w:t>
      </w:r>
      <w:r w:rsidRPr="003A275E">
        <w:rPr>
          <w:rStyle w:val="eop"/>
          <w:rFonts w:asciiTheme="minorHAnsi" w:eastAsiaTheme="majorEastAsia" w:hAnsiTheme="minorHAnsi" w:cs="Segoe UI"/>
        </w:rPr>
        <w:t> </w:t>
      </w:r>
      <w:r>
        <w:rPr>
          <w:rStyle w:val="eop"/>
          <w:rFonts w:asciiTheme="minorHAnsi" w:eastAsiaTheme="majorEastAsia" w:hAnsiTheme="minorHAnsi" w:cs="Segoe UI"/>
        </w:rPr>
        <w:t xml:space="preserve">For MBP samples the ug PO4/g dry soil in the undigested unfumigated sample was subtracted from the ug PO4/g dry soil in the undigested fumigated sample.  </w:t>
      </w:r>
    </w:p>
    <w:p w14:paraId="0A26E26F" w14:textId="77777777" w:rsidR="0040191E" w:rsidRDefault="0040191E"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p>
    <w:p w14:paraId="252D557C" w14:textId="77777777" w:rsidR="00775F13" w:rsidRDefault="00775F13"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r>
        <w:rPr>
          <w:rStyle w:val="eop"/>
          <w:rFonts w:asciiTheme="minorHAnsi" w:eastAsiaTheme="majorEastAsia" w:hAnsiTheme="minorHAnsi" w:cs="Segoe UI"/>
        </w:rPr>
        <w:t xml:space="preserve">For Organic P: </w:t>
      </w:r>
      <w:r>
        <w:rPr>
          <w:rStyle w:val="normaltextrun"/>
          <w:rFonts w:asciiTheme="minorHAnsi" w:eastAsiaTheme="majorEastAsia" w:hAnsiTheme="minorHAnsi" w:cs="Segoe UI"/>
        </w:rPr>
        <w:t xml:space="preserve">Absorbance values were converted to ppm using the standard curve. The P concentration in process blanks was subtracted from all samples. Then the PO4 in the undigested sample was subtracted from the digested sample to account for inorganic P in the extract. The concentration of the 1ppm </w:t>
      </w:r>
      <w:r w:rsidRPr="00975026">
        <w:rPr>
          <w:rFonts w:asciiTheme="minorHAnsi" w:eastAsiaTheme="majorEastAsia" w:hAnsiTheme="minorHAnsi" w:cs="Segoe UI"/>
        </w:rPr>
        <w:t>Adenosine 5’-Monophosphate</w:t>
      </w:r>
      <w:r>
        <w:rPr>
          <w:rFonts w:asciiTheme="minorHAnsi" w:eastAsiaTheme="majorEastAsia" w:hAnsiTheme="minorHAnsi" w:cs="Segoe UI"/>
        </w:rPr>
        <w:t xml:space="preserve"> </w:t>
      </w:r>
      <w:r w:rsidRPr="00975026">
        <w:rPr>
          <w:rFonts w:asciiTheme="minorHAnsi" w:eastAsiaTheme="majorEastAsia" w:hAnsiTheme="minorHAnsi" w:cs="Segoe UI"/>
        </w:rPr>
        <w:t>(A5MP)</w:t>
      </w:r>
      <w:r>
        <w:rPr>
          <w:rFonts w:asciiTheme="minorHAnsi" w:eastAsiaTheme="majorEastAsia" w:hAnsiTheme="minorHAnsi" w:cs="Segoe UI"/>
        </w:rPr>
        <w:t xml:space="preserve"> organic phosphorus standard in the assay was used to calculate a digestion efficiency (% of organic P converted to PO4) and used to calculate the actual organic P concentration in the extracts. </w:t>
      </w:r>
      <w:r>
        <w:rPr>
          <w:rStyle w:val="normaltextrun"/>
          <w:rFonts w:asciiTheme="minorHAnsi" w:eastAsiaTheme="majorEastAsia" w:hAnsiTheme="minorHAnsi" w:cs="Segoe UI"/>
        </w:rPr>
        <w:t>Organic P</w:t>
      </w:r>
      <w:r w:rsidRPr="003A275E">
        <w:rPr>
          <w:rStyle w:val="normaltextrun"/>
          <w:rFonts w:asciiTheme="minorHAnsi" w:eastAsiaTheme="majorEastAsia" w:hAnsiTheme="minorHAnsi" w:cs="Segoe UI"/>
        </w:rPr>
        <w:t xml:space="preserve"> concentrations were then normalized to the dry mass of soil used for the extraction</w:t>
      </w:r>
      <w:r>
        <w:rPr>
          <w:rStyle w:val="normaltextrun"/>
          <w:rFonts w:asciiTheme="minorHAnsi" w:eastAsiaTheme="majorEastAsia" w:hAnsiTheme="minorHAnsi" w:cs="Segoe UI"/>
        </w:rPr>
        <w:t xml:space="preserve">, after accounting for additional volume in the extraction from water in the soil. </w:t>
      </w:r>
      <w:r>
        <w:rPr>
          <w:rStyle w:val="eop"/>
          <w:rFonts w:asciiTheme="minorHAnsi" w:eastAsiaTheme="majorEastAsia" w:hAnsiTheme="minorHAnsi" w:cs="Segoe UI"/>
        </w:rPr>
        <w:t xml:space="preserve">For MBP samples the ug OP/g dry soil in the digested unfumigated sample was subtracted from the ug OP/g dry soil in the digested fumigated sample.  </w:t>
      </w:r>
    </w:p>
    <w:p w14:paraId="50B798A4" w14:textId="77777777" w:rsidR="00F65292" w:rsidRDefault="00F65292" w:rsidP="00474B4A">
      <w:pPr>
        <w:pStyle w:val="paragraph"/>
        <w:spacing w:before="0" w:beforeAutospacing="0" w:after="0" w:afterAutospacing="0" w:line="276" w:lineRule="auto"/>
        <w:textAlignment w:val="baseline"/>
        <w:rPr>
          <w:rStyle w:val="eop"/>
          <w:rFonts w:asciiTheme="minorHAnsi" w:eastAsiaTheme="majorEastAsia" w:hAnsiTheme="minorHAnsi" w:cs="Segoe UI"/>
        </w:rPr>
      </w:pPr>
    </w:p>
    <w:p w14:paraId="55086FAB" w14:textId="321DA54C" w:rsidR="00775F13" w:rsidRPr="00224017" w:rsidRDefault="00F65292" w:rsidP="00474B4A">
      <w:pPr>
        <w:spacing w:line="276" w:lineRule="auto"/>
      </w:pPr>
      <w:r>
        <w:t xml:space="preserve">Resin Strip </w:t>
      </w:r>
      <w:r w:rsidRPr="00860786">
        <w:t xml:space="preserve">Calculations: </w:t>
      </w:r>
      <w:r w:rsidRPr="00860786">
        <w:rPr>
          <w:rStyle w:val="normaltextrun"/>
          <w:rFonts w:eastAsiaTheme="majorEastAsia" w:cs="Segoe UI"/>
        </w:rPr>
        <w:t>Absorbance values were converted to ppm using the standard curve. The NH4</w:t>
      </w:r>
      <w:r>
        <w:rPr>
          <w:rStyle w:val="normaltextrun"/>
          <w:rFonts w:eastAsiaTheme="majorEastAsia" w:cs="Segoe UI"/>
        </w:rPr>
        <w:t>,</w:t>
      </w:r>
      <w:r w:rsidRPr="00860786">
        <w:rPr>
          <w:rStyle w:val="normaltextrun"/>
          <w:rFonts w:eastAsiaTheme="majorEastAsia" w:cs="Segoe UI"/>
        </w:rPr>
        <w:t xml:space="preserve"> NO3</w:t>
      </w:r>
      <w:r>
        <w:rPr>
          <w:rStyle w:val="normaltextrun"/>
          <w:rFonts w:eastAsiaTheme="majorEastAsia" w:cs="Segoe UI"/>
        </w:rPr>
        <w:t>, or PO4</w:t>
      </w:r>
      <w:r w:rsidRPr="00860786">
        <w:rPr>
          <w:rStyle w:val="normaltextrun"/>
          <w:rFonts w:eastAsiaTheme="majorEastAsia" w:cs="Segoe UI"/>
        </w:rPr>
        <w:t xml:space="preserve"> concentration in </w:t>
      </w:r>
      <w:r w:rsidRPr="00860786">
        <w:t>0.5M HCl</w:t>
      </w:r>
      <w:r w:rsidRPr="00860786">
        <w:rPr>
          <w:rStyle w:val="normaltextrun"/>
          <w:rFonts w:eastAsiaTheme="majorEastAsia" w:cs="Segoe UI"/>
        </w:rPr>
        <w:t xml:space="preserve"> blanks were subtracted from all samples. Values are reported as: </w:t>
      </w:r>
      <w:r w:rsidRPr="00860786">
        <w:t>µg NH4/NO3</w:t>
      </w:r>
      <w:r>
        <w:t>/PO4</w:t>
      </w:r>
      <w:r w:rsidRPr="00860786">
        <w:t xml:space="preserve"> mm-2 day-1 = [(conc in µg NH4</w:t>
      </w:r>
      <w:r>
        <w:t>/</w:t>
      </w:r>
      <w:r w:rsidRPr="00860786">
        <w:t>NO3</w:t>
      </w:r>
      <w:r>
        <w:t>/PO4</w:t>
      </w:r>
      <w:r w:rsidRPr="00860786">
        <w:t xml:space="preserve"> per mL) × mL of HCl added)] / (total area of the strips × number of days in the ground)</w:t>
      </w:r>
    </w:p>
    <w:p w14:paraId="1253BB8A" w14:textId="151984BB" w:rsidR="008E1DD9" w:rsidRPr="00224017" w:rsidRDefault="008E1DD9" w:rsidP="00474B4A">
      <w:pPr>
        <w:spacing w:line="276" w:lineRule="auto"/>
      </w:pPr>
      <w:r w:rsidRPr="00224017">
        <w:t xml:space="preserve">3. Instrument- or software-specific information needed to interpret the data: </w:t>
      </w:r>
      <w:r w:rsidR="00474B4A">
        <w:t>none</w:t>
      </w:r>
    </w:p>
    <w:p w14:paraId="24B95F5F" w14:textId="3A56FB97" w:rsidR="008E1DD9" w:rsidRPr="00224017" w:rsidRDefault="008E1DD9" w:rsidP="00474B4A">
      <w:pPr>
        <w:spacing w:line="276" w:lineRule="auto"/>
      </w:pPr>
      <w:r w:rsidRPr="00474B4A">
        <w:rPr>
          <w:highlight w:val="green"/>
        </w:rPr>
        <w:lastRenderedPageBreak/>
        <w:t>4. Standards and calibration information, if appropriate:</w:t>
      </w:r>
      <w:r w:rsidRPr="00224017">
        <w:t xml:space="preserve"> </w:t>
      </w:r>
    </w:p>
    <w:p w14:paraId="768C86D7" w14:textId="77777777" w:rsidR="008E1DD9" w:rsidRPr="00224017" w:rsidRDefault="008E1DD9" w:rsidP="00474B4A">
      <w:pPr>
        <w:spacing w:line="276" w:lineRule="auto"/>
      </w:pPr>
      <w:r w:rsidRPr="00224017">
        <w:t xml:space="preserve">5. </w:t>
      </w:r>
      <w:commentRangeStart w:id="46"/>
      <w:commentRangeStart w:id="47"/>
      <w:r w:rsidRPr="00224017">
        <w:t>Environmental/experimental conditions</w:t>
      </w:r>
      <w:commentRangeEnd w:id="46"/>
      <w:r w:rsidRPr="00224017">
        <w:rPr>
          <w:rStyle w:val="CommentReference"/>
          <w:sz w:val="24"/>
          <w:szCs w:val="24"/>
        </w:rPr>
        <w:commentReference w:id="46"/>
      </w:r>
      <w:commentRangeEnd w:id="47"/>
      <w:r w:rsidR="00F94B0B" w:rsidRPr="00224017">
        <w:rPr>
          <w:rStyle w:val="CommentReference"/>
          <w:sz w:val="24"/>
          <w:szCs w:val="24"/>
        </w:rPr>
        <w:commentReference w:id="47"/>
      </w:r>
      <w:r w:rsidRPr="00224017">
        <w:t xml:space="preserve">: </w:t>
      </w:r>
    </w:p>
    <w:p w14:paraId="5DF61D7E" w14:textId="77777777" w:rsidR="007A0614" w:rsidRPr="00CD27C5" w:rsidRDefault="007A0614" w:rsidP="007A0614">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45D66415" w14:textId="77777777" w:rsidR="007A0614" w:rsidRPr="001D1C90" w:rsidRDefault="007A0614" w:rsidP="007A0614">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operated by Washington State University, and described in our previous publications. The site is characterized by marginal soil with low organic matter content (~1.5% at the 5-15cm depth) and pH of 8. Tall wheatgrass (</w:t>
      </w:r>
      <w:r>
        <w:rPr>
          <w:rStyle w:val="normaltextrun"/>
          <w:rFonts w:ascii="Aptos" w:eastAsiaTheme="majorEastAsia" w:hAnsi="Aptos" w:cs="Segoe UI"/>
          <w:i/>
          <w:iCs/>
        </w:rPr>
        <w:t>Thinopyrum ponticum</w:t>
      </w:r>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48"/>
      <w:r>
        <w:rPr>
          <w:rStyle w:val="normaltextrun"/>
          <w:rFonts w:ascii="Aptos" w:eastAsiaTheme="majorEastAsia" w:hAnsi="Aptos" w:cs="Segoe UI"/>
        </w:rPr>
        <w:t xml:space="preserve">2019-2023 </w:t>
      </w:r>
      <w:commentRangeEnd w:id="48"/>
      <w:r>
        <w:rPr>
          <w:rStyle w:val="CommentReference"/>
          <w:rFonts w:ascii="Aptos" w:eastAsiaTheme="majorEastAsia" w:hAnsi="Aptos" w:cs="Segoe UI"/>
          <w:sz w:val="24"/>
          <w:szCs w:val="24"/>
        </w:rPr>
        <w:commentReference w:id="48"/>
      </w:r>
      <w:r>
        <w:rPr>
          <w:rStyle w:val="normaltextrun"/>
          <w:rFonts w:ascii="Aptos" w:eastAsiaTheme="majorEastAsia" w:hAnsi="Aptos" w:cs="Segoe UI"/>
        </w:rPr>
        <w:t xml:space="preserve">water was supplied at four levels (100%, 75%, 50%, and 25% field water capacity) to create plots with differing water stress. Irrigation is provided through drip lines from April to October. Each experimental plot is 2.1 m × 10.7 m with a 1.5 m alley between adjacent plots. (Citations: </w:t>
      </w:r>
      <w:hyperlink r:id="rId39"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40"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41"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4CCA5664" w14:textId="77777777" w:rsidR="007A0614" w:rsidRDefault="007A0614" w:rsidP="007A0614">
      <w:pPr>
        <w:spacing w:line="276" w:lineRule="auto"/>
      </w:pPr>
    </w:p>
    <w:p w14:paraId="09610F3A" w14:textId="77777777" w:rsidR="007A0614" w:rsidRPr="003614C2" w:rsidRDefault="007A0614" w:rsidP="007A0614">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6B91CFD3" w14:textId="77777777" w:rsidR="007A0614" w:rsidRDefault="007A0614" w:rsidP="007A0614">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Soil cores were collected on the first Wednesday of each month from June 2023 - June 2024. from plots within 25% and 100% irrigation treatments, including 6 field replicates per treatment. All sampled plots were planted with </w:t>
      </w:r>
      <w:r w:rsidRPr="000059D8">
        <w:rPr>
          <w:rStyle w:val="normaltextrun"/>
          <w:rFonts w:ascii="Aptos" w:eastAsiaTheme="majorEastAsia" w:hAnsi="Aptos" w:cs="Segoe UI"/>
        </w:rPr>
        <w:t xml:space="preserve">the Jose cultivar, resulting in n = 6 for each irrigation treatment per collection date. Within each plot, three </w:t>
      </w:r>
      <w:r>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Pr>
          <w:rStyle w:val="normaltextrun"/>
          <w:rFonts w:ascii="Aptos" w:eastAsiaTheme="majorEastAsia" w:hAnsi="Aptos" w:cs="Segoe UI"/>
        </w:rPr>
        <w:t>. Triplicate cores were pooled and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1F9D8ECA" w14:textId="77777777" w:rsidR="00D736A5" w:rsidRDefault="00D736A5" w:rsidP="00474B4A">
      <w:pPr>
        <w:pStyle w:val="paragraph"/>
        <w:spacing w:before="0" w:beforeAutospacing="0" w:after="0" w:afterAutospacing="0" w:line="276" w:lineRule="auto"/>
        <w:textAlignment w:val="baseline"/>
        <w:rPr>
          <w:rStyle w:val="eop"/>
          <w:rFonts w:ascii="Aptos" w:eastAsiaTheme="majorEastAsia" w:hAnsi="Aptos" w:cs="Segoe UI"/>
        </w:rPr>
      </w:pPr>
    </w:p>
    <w:p w14:paraId="7A7BA363" w14:textId="77777777" w:rsidR="00D736A5" w:rsidRPr="003614C2" w:rsidRDefault="00D736A5" w:rsidP="00474B4A">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25877320" w14:textId="560351E9" w:rsidR="008E1DD9" w:rsidRDefault="00D736A5" w:rsidP="00474B4A">
      <w:pPr>
        <w:pStyle w:val="paragraph"/>
        <w:spacing w:before="0" w:beforeAutospacing="0" w:after="0" w:afterAutospacing="0" w:line="276" w:lineRule="auto"/>
        <w:textAlignment w:val="baseline"/>
        <w:rPr>
          <w:rStyle w:val="normaltextrun"/>
          <w:rFonts w:ascii="Aptos" w:eastAsiaTheme="majorEastAsia" w:hAnsi="Aptos" w:cs="Segoe UI"/>
        </w:rPr>
      </w:pPr>
      <w:r>
        <w:rPr>
          <w:rStyle w:val="normaltextrun"/>
          <w:rFonts w:ascii="Aptos" w:eastAsiaTheme="majorEastAsia" w:hAnsi="Aptos" w:cs="Segoe UI"/>
        </w:rPr>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within 24 hours of sample collection. Subsamples for </w:t>
      </w:r>
      <w:r w:rsidR="00A92CC8">
        <w:rPr>
          <w:rStyle w:val="normaltextrun"/>
          <w:rFonts w:ascii="Aptos" w:eastAsiaTheme="majorEastAsia" w:hAnsi="Aptos" w:cs="Segoe UI"/>
        </w:rPr>
        <w:t>carbon, nitrogen and phosphorus extractions</w:t>
      </w:r>
      <w:r w:rsidR="00BC077A">
        <w:rPr>
          <w:rStyle w:val="normaltextrun"/>
          <w:rFonts w:ascii="Aptos" w:eastAsiaTheme="majorEastAsia" w:hAnsi="Aptos" w:cs="Segoe UI"/>
        </w:rPr>
        <w:t xml:space="preserve"> and the resin strips</w:t>
      </w:r>
      <w:r w:rsidR="00A92CC8">
        <w:rPr>
          <w:rStyle w:val="normaltextrun"/>
          <w:rFonts w:ascii="Aptos" w:eastAsiaTheme="majorEastAsia" w:hAnsi="Aptos" w:cs="Segoe UI"/>
        </w:rPr>
        <w:t xml:space="preserve"> </w:t>
      </w:r>
      <w:r>
        <w:rPr>
          <w:rStyle w:val="normaltextrun"/>
          <w:rFonts w:ascii="Aptos" w:eastAsiaTheme="majorEastAsia" w:hAnsi="Aptos" w:cs="Segoe UI"/>
        </w:rPr>
        <w:t>were stored at 4</w:t>
      </w:r>
      <w:r>
        <w:rPr>
          <w:rStyle w:val="normaltextrun"/>
          <w:rFonts w:ascii="Symbol" w:eastAsiaTheme="majorEastAsia" w:hAnsi="Symbol" w:cs="Segoe UI"/>
        </w:rPr>
        <w:t>°</w:t>
      </w:r>
      <w:r>
        <w:rPr>
          <w:rStyle w:val="normaltextrun"/>
          <w:rFonts w:ascii="Aptos" w:eastAsiaTheme="majorEastAsia" w:hAnsi="Aptos" w:cs="Segoe UI"/>
        </w:rPr>
        <w:t>C until further analysis within 1 week of sample collection.</w:t>
      </w:r>
      <w:r w:rsidR="00BC077A">
        <w:rPr>
          <w:rStyle w:val="normaltextrun"/>
          <w:rFonts w:ascii="Aptos" w:eastAsiaTheme="majorEastAsia" w:hAnsi="Aptos" w:cs="Segoe UI"/>
        </w:rPr>
        <w:t xml:space="preserve"> Subsamples for pH were air dried at room temperature. </w:t>
      </w:r>
    </w:p>
    <w:p w14:paraId="7BB46254" w14:textId="77777777" w:rsidR="00474B4A" w:rsidRPr="00474B4A" w:rsidRDefault="00474B4A" w:rsidP="00474B4A">
      <w:pPr>
        <w:pStyle w:val="paragraph"/>
        <w:spacing w:before="0" w:beforeAutospacing="0" w:after="0" w:afterAutospacing="0" w:line="276" w:lineRule="auto"/>
        <w:textAlignment w:val="baseline"/>
        <w:rPr>
          <w:rFonts w:ascii="Aptos" w:eastAsiaTheme="majorEastAsia" w:hAnsi="Aptos" w:cs="Segoe UI"/>
        </w:rPr>
      </w:pPr>
    </w:p>
    <w:p w14:paraId="58585C94" w14:textId="77777777" w:rsidR="008E1DD9" w:rsidRPr="00224017" w:rsidRDefault="008E1DD9" w:rsidP="00474B4A">
      <w:pPr>
        <w:spacing w:line="276" w:lineRule="auto"/>
      </w:pPr>
      <w:r w:rsidRPr="00224017">
        <w:t xml:space="preserve">6. Describe any quality-assurance procedures performed on the data: </w:t>
      </w:r>
    </w:p>
    <w:p w14:paraId="2D727A1A" w14:textId="12A8D438" w:rsidR="00DC5FD5" w:rsidRPr="00224017" w:rsidRDefault="00C42490" w:rsidP="00474B4A">
      <w:pPr>
        <w:spacing w:line="276" w:lineRule="auto"/>
      </w:pPr>
      <w:r>
        <w:t xml:space="preserve">Data </w:t>
      </w:r>
      <w:r w:rsidR="00CF0FE0">
        <w:t>from carbon, nitrogen and phosphorus analyses</w:t>
      </w:r>
      <w:r w:rsidR="000D4A38">
        <w:t xml:space="preserve"> were checked for negative values </w:t>
      </w:r>
      <w:r w:rsidR="0087160E">
        <w:t>which</w:t>
      </w:r>
      <w:r w:rsidR="000D4A38">
        <w:t xml:space="preserve"> indicate that sample concentration were lower</w:t>
      </w:r>
      <w:r w:rsidR="0087160E">
        <w:t xml:space="preserve"> than process blanks or controls. </w:t>
      </w:r>
      <w:r w:rsidR="00F56254">
        <w:lastRenderedPageBreak/>
        <w:t>Negative values were converted to zeros for analyses but could also be considered below the detection limit</w:t>
      </w:r>
      <w:r w:rsidR="0044417E">
        <w:t>.</w:t>
      </w:r>
    </w:p>
    <w:p w14:paraId="00EA0879" w14:textId="54EC3A8B" w:rsidR="004A1079" w:rsidRPr="00EF26BD" w:rsidRDefault="008E1DD9" w:rsidP="00474B4A">
      <w:pPr>
        <w:spacing w:line="276" w:lineRule="auto"/>
        <w:rPr>
          <w:u w:val="single"/>
        </w:rPr>
      </w:pPr>
      <w:r w:rsidRPr="00224017">
        <w:t>7. People involved with sample collection, processing, analysis and/or submission: Sheryl Bell, Amy Zimmerman, Regan McDearis, Evan Warburton, Sharon Zhao, Vanessa Garayburu-Caruso, Kali Cornwell, Gregory Martin, Mischelle Schut</w:t>
      </w:r>
      <w:r w:rsidR="00EF26BD">
        <w:t>z</w:t>
      </w:r>
    </w:p>
    <w:p w14:paraId="7DB17E5C" w14:textId="77777777" w:rsidR="004A1079" w:rsidRDefault="004A1079" w:rsidP="00474B4A">
      <w:pPr>
        <w:spacing w:line="276" w:lineRule="auto"/>
        <w:rPr>
          <w:highlight w:val="lightGray"/>
        </w:rPr>
      </w:pPr>
    </w:p>
    <w:p w14:paraId="611A08EF" w14:textId="2D53AA1A" w:rsidR="00224017" w:rsidRPr="004A1079" w:rsidRDefault="00224017" w:rsidP="00474B4A">
      <w:pPr>
        <w:spacing w:line="276" w:lineRule="auto"/>
        <w:rPr>
          <w:b/>
          <w:u w:val="single"/>
        </w:rPr>
      </w:pPr>
      <w:r w:rsidRPr="004A1079">
        <w:rPr>
          <w:b/>
          <w:highlight w:val="lightGray"/>
        </w:rPr>
        <w:t xml:space="preserve">DATA-SPECIFIC INFORMATION FOR: </w:t>
      </w:r>
      <w:r w:rsidRPr="009B1F28">
        <w:rPr>
          <w:b/>
          <w:highlight w:val="lightGray"/>
        </w:rPr>
        <w:t>[</w:t>
      </w:r>
      <w:r>
        <w:rPr>
          <w:b/>
          <w:highlight w:val="lightGray"/>
        </w:rPr>
        <w:t>FILENAME</w:t>
      </w:r>
      <w:r w:rsidRPr="009B1F28">
        <w:rPr>
          <w:b/>
          <w:highlight w:val="lightGray"/>
        </w:rPr>
        <w:t xml:space="preserve">] </w:t>
      </w:r>
    </w:p>
    <w:p w14:paraId="3ED598F5" w14:textId="77777777" w:rsidR="00224017" w:rsidRPr="009B1F28" w:rsidRDefault="00224017" w:rsidP="00474B4A">
      <w:pPr>
        <w:spacing w:line="276" w:lineRule="auto"/>
        <w:rPr>
          <w:highlight w:val="lightGray"/>
        </w:rPr>
      </w:pPr>
      <w:r w:rsidRPr="009B1F28">
        <w:rPr>
          <w:highlight w:val="lightGray"/>
        </w:rPr>
        <w:t>&lt;repeat this section for each dataset, folder or file, as appropriate&gt;</w:t>
      </w:r>
    </w:p>
    <w:p w14:paraId="2359CA91" w14:textId="77777777" w:rsidR="00224017" w:rsidRPr="009B1F28" w:rsidRDefault="00224017" w:rsidP="00474B4A">
      <w:pPr>
        <w:spacing w:line="276" w:lineRule="auto"/>
        <w:rPr>
          <w:highlight w:val="lightGray"/>
        </w:rPr>
      </w:pPr>
      <w:r w:rsidRPr="009B1F28">
        <w:rPr>
          <w:highlight w:val="lightGray"/>
        </w:rPr>
        <w:t xml:space="preserve">1. Number of variables: </w:t>
      </w:r>
    </w:p>
    <w:p w14:paraId="46BCF52A" w14:textId="77777777" w:rsidR="00224017" w:rsidRPr="009B1F28" w:rsidRDefault="00224017" w:rsidP="00474B4A">
      <w:pPr>
        <w:spacing w:line="276" w:lineRule="auto"/>
        <w:rPr>
          <w:highlight w:val="lightGray"/>
        </w:rPr>
      </w:pPr>
    </w:p>
    <w:p w14:paraId="5A1639F4" w14:textId="77777777" w:rsidR="00224017" w:rsidRPr="009B1F28" w:rsidRDefault="00224017" w:rsidP="00474B4A">
      <w:pPr>
        <w:spacing w:line="276" w:lineRule="auto"/>
        <w:rPr>
          <w:highlight w:val="lightGray"/>
        </w:rPr>
      </w:pPr>
      <w:r w:rsidRPr="009B1F28">
        <w:rPr>
          <w:highlight w:val="lightGray"/>
        </w:rPr>
        <w:t xml:space="preserve">2. Number of cases/rows: </w:t>
      </w:r>
    </w:p>
    <w:p w14:paraId="21BA1C7C" w14:textId="77777777" w:rsidR="00224017" w:rsidRPr="009B1F28" w:rsidRDefault="00224017" w:rsidP="00474B4A">
      <w:pPr>
        <w:spacing w:line="276" w:lineRule="auto"/>
        <w:rPr>
          <w:highlight w:val="lightGray"/>
        </w:rPr>
      </w:pPr>
    </w:p>
    <w:p w14:paraId="7BE38886" w14:textId="77777777" w:rsidR="00224017" w:rsidRPr="009B1F28" w:rsidRDefault="00224017" w:rsidP="00474B4A">
      <w:pPr>
        <w:spacing w:line="276" w:lineRule="auto"/>
        <w:rPr>
          <w:highlight w:val="lightGray"/>
        </w:rPr>
      </w:pPr>
      <w:r w:rsidRPr="009B1F28">
        <w:rPr>
          <w:highlight w:val="lightGray"/>
        </w:rPr>
        <w:t xml:space="preserve">3. Variable List: </w:t>
      </w:r>
    </w:p>
    <w:p w14:paraId="62F987D2" w14:textId="77777777" w:rsidR="00224017" w:rsidRPr="009B1F28" w:rsidRDefault="00224017" w:rsidP="00474B4A">
      <w:pPr>
        <w:spacing w:line="276" w:lineRule="auto"/>
        <w:rPr>
          <w:highlight w:val="lightGray"/>
        </w:rPr>
      </w:pPr>
      <w:r w:rsidRPr="009B1F28">
        <w:rPr>
          <w:highlight w:val="lightGray"/>
        </w:rPr>
        <w:t>&lt;list variable name(s), description(s), unit(s)and value labels as appropriate for each&gt;</w:t>
      </w:r>
    </w:p>
    <w:p w14:paraId="19DC68F8" w14:textId="77777777" w:rsidR="00224017" w:rsidRPr="009B1F28" w:rsidRDefault="00224017" w:rsidP="00474B4A">
      <w:pPr>
        <w:spacing w:line="276" w:lineRule="auto"/>
        <w:rPr>
          <w:highlight w:val="lightGray"/>
        </w:rPr>
      </w:pPr>
      <w:r w:rsidRPr="009B1F28">
        <w:rPr>
          <w:highlight w:val="lightGray"/>
        </w:rPr>
        <w:t>Sample_cat: unique Soils SFA identifier (format SM####)</w:t>
      </w:r>
    </w:p>
    <w:p w14:paraId="37B3B83A" w14:textId="77777777" w:rsidR="00224017" w:rsidRPr="009B1F28" w:rsidRDefault="00224017" w:rsidP="00474B4A">
      <w:pPr>
        <w:spacing w:line="276" w:lineRule="auto"/>
        <w:rPr>
          <w:highlight w:val="lightGray"/>
        </w:rPr>
      </w:pPr>
      <w:r w:rsidRPr="009B1F28">
        <w:rPr>
          <w:highlight w:val="lightGray"/>
        </w:rPr>
        <w:t>Collection_date: date of sample collection (YYYY-MM-DD)</w:t>
      </w:r>
    </w:p>
    <w:p w14:paraId="04AF6383" w14:textId="77777777" w:rsidR="00224017" w:rsidRPr="009B1F28" w:rsidRDefault="00224017" w:rsidP="00474B4A">
      <w:pPr>
        <w:spacing w:line="276" w:lineRule="auto"/>
        <w:rPr>
          <w:highlight w:val="lightGray"/>
        </w:rPr>
      </w:pPr>
      <w:r w:rsidRPr="009B1F28">
        <w:rPr>
          <w:highlight w:val="lightGray"/>
        </w:rPr>
        <w:t>Plot: unique numeric plot ID (1,25,27,40,46,57,8,13,28, 33, 48, 53</w:t>
      </w:r>
    </w:p>
    <w:p w14:paraId="57895548" w14:textId="77777777" w:rsidR="00224017" w:rsidRPr="009B1F28" w:rsidRDefault="00224017" w:rsidP="00474B4A">
      <w:pPr>
        <w:spacing w:line="276" w:lineRule="auto"/>
        <w:rPr>
          <w:highlight w:val="lightGray"/>
        </w:rPr>
      </w:pPr>
      <w:r w:rsidRPr="009B1F28">
        <w:rPr>
          <w:highlight w:val="lightGray"/>
        </w:rPr>
        <w:t>Irrigation_trmt_pct: irrigation treatment level by relative % water application (25, 100)</w:t>
      </w:r>
    </w:p>
    <w:p w14:paraId="4A9989F1" w14:textId="77777777" w:rsidR="00224017" w:rsidRPr="009B1F28" w:rsidRDefault="00224017" w:rsidP="00474B4A">
      <w:pPr>
        <w:spacing w:line="276" w:lineRule="auto"/>
        <w:rPr>
          <w:highlight w:val="lightGray"/>
        </w:rPr>
      </w:pPr>
      <w:r w:rsidRPr="009B1F28">
        <w:rPr>
          <w:highlight w:val="lightGray"/>
        </w:rPr>
        <w:t>Irrigaiton_trmt_cat: irrigation treatment level by category (T1 = 100%, T4 = 25%)</w:t>
      </w:r>
    </w:p>
    <w:p w14:paraId="7F4DB3C5" w14:textId="77777777" w:rsidR="00224017" w:rsidRPr="009B1F28" w:rsidRDefault="00224017" w:rsidP="00474B4A">
      <w:pPr>
        <w:spacing w:line="276" w:lineRule="auto"/>
        <w:rPr>
          <w:highlight w:val="lightGray"/>
        </w:rPr>
      </w:pPr>
      <w:r w:rsidRPr="009B1F28">
        <w:rPr>
          <w:highlight w:val="lightGray"/>
        </w:rPr>
        <w:t xml:space="preserve">4. Missing data codes: </w:t>
      </w:r>
    </w:p>
    <w:p w14:paraId="62F688DF" w14:textId="77777777" w:rsidR="00224017" w:rsidRPr="009B1F28" w:rsidRDefault="00224017" w:rsidP="00474B4A">
      <w:pPr>
        <w:spacing w:line="276" w:lineRule="auto"/>
        <w:rPr>
          <w:highlight w:val="lightGray"/>
        </w:rPr>
      </w:pPr>
      <w:r w:rsidRPr="67D9E515">
        <w:rPr>
          <w:highlight w:val="lightGray"/>
        </w:rPr>
        <w:t xml:space="preserve">5. Specialized formats or other abbreviations used: </w:t>
      </w:r>
    </w:p>
    <w:p w14:paraId="63B0C0CA" w14:textId="2C9F85E1" w:rsidR="67D9E515" w:rsidRDefault="67D9E515" w:rsidP="67D9E515">
      <w:pPr>
        <w:spacing w:line="276" w:lineRule="auto"/>
        <w:rPr>
          <w:highlight w:val="lightGray"/>
        </w:rPr>
      </w:pPr>
    </w:p>
    <w:p w14:paraId="1E1E1D76" w14:textId="7C9499C1" w:rsidR="72A06092" w:rsidRDefault="72A06092" w:rsidP="72A06092">
      <w:pPr>
        <w:spacing w:line="276" w:lineRule="auto"/>
        <w:rPr>
          <w:highlight w:val="lightGray"/>
        </w:rPr>
      </w:pPr>
    </w:p>
    <w:p w14:paraId="26EDBA0A" w14:textId="77777777" w:rsidR="00224017" w:rsidRPr="009B1F28" w:rsidRDefault="00224017" w:rsidP="00474B4A">
      <w:pPr>
        <w:spacing w:line="276" w:lineRule="auto"/>
        <w:rPr>
          <w:highlight w:val="lightGray"/>
        </w:rPr>
      </w:pPr>
      <w:r w:rsidRPr="009B1F28">
        <w:rPr>
          <w:highlight w:val="lightGray"/>
        </w:rPr>
        <w:t>METHODOLOGICAL INFORMATION &lt;REQUIRED&gt; &lt;If descriptions exist elsewhere, such as public articles, feel free to just provide links&gt;</w:t>
      </w:r>
    </w:p>
    <w:p w14:paraId="0906E21C" w14:textId="77777777" w:rsidR="00224017" w:rsidRPr="009B1F28" w:rsidRDefault="00224017" w:rsidP="00474B4A">
      <w:pPr>
        <w:spacing w:line="276" w:lineRule="auto"/>
        <w:rPr>
          <w:highlight w:val="lightGray"/>
        </w:rPr>
      </w:pPr>
    </w:p>
    <w:p w14:paraId="681D02CB" w14:textId="77777777" w:rsidR="00224017" w:rsidRPr="009B1F28" w:rsidRDefault="00224017" w:rsidP="00474B4A">
      <w:pPr>
        <w:spacing w:line="276" w:lineRule="auto"/>
        <w:rPr>
          <w:highlight w:val="lightGray"/>
        </w:rPr>
      </w:pPr>
      <w:r w:rsidRPr="009B1F28">
        <w:rPr>
          <w:highlight w:val="lightGray"/>
        </w:rPr>
        <w:t xml:space="preserve">1. Description of </w:t>
      </w:r>
      <w:commentRangeStart w:id="49"/>
      <w:r w:rsidRPr="009B1F28">
        <w:rPr>
          <w:highlight w:val="lightGray"/>
        </w:rPr>
        <w:t xml:space="preserve">methods </w:t>
      </w:r>
      <w:commentRangeEnd w:id="49"/>
      <w:r w:rsidRPr="009B1F28">
        <w:rPr>
          <w:rStyle w:val="CommentReference"/>
          <w:sz w:val="24"/>
          <w:szCs w:val="24"/>
          <w:highlight w:val="lightGray"/>
        </w:rPr>
        <w:commentReference w:id="49"/>
      </w:r>
      <w:r w:rsidRPr="009B1F28">
        <w:rPr>
          <w:highlight w:val="lightGray"/>
        </w:rPr>
        <w:t xml:space="preserve">used for collection/generation of data: </w:t>
      </w:r>
    </w:p>
    <w:p w14:paraId="3C010F8C" w14:textId="77777777" w:rsidR="00224017" w:rsidRPr="009B1F28" w:rsidRDefault="00224017" w:rsidP="00474B4A">
      <w:pPr>
        <w:spacing w:line="276" w:lineRule="auto"/>
        <w:rPr>
          <w:highlight w:val="lightGray"/>
        </w:rPr>
      </w:pPr>
      <w:r w:rsidRPr="009B1F28">
        <w:rPr>
          <w:highlight w:val="lightGray"/>
        </w:rPr>
        <w:lastRenderedPageBreak/>
        <w:t>&lt;Include links or references to publications or other documentation containing experimental design or protocols used in data collection&gt;</w:t>
      </w:r>
    </w:p>
    <w:p w14:paraId="0FBE339F" w14:textId="77777777" w:rsidR="00224017" w:rsidRPr="009B1F28" w:rsidRDefault="00224017" w:rsidP="00474B4A">
      <w:pPr>
        <w:spacing w:line="276" w:lineRule="auto"/>
        <w:rPr>
          <w:highlight w:val="lightGray"/>
        </w:rPr>
      </w:pPr>
    </w:p>
    <w:p w14:paraId="0ECF125D" w14:textId="77777777" w:rsidR="00224017" w:rsidRPr="009B1F28" w:rsidRDefault="00224017" w:rsidP="00474B4A">
      <w:pPr>
        <w:spacing w:line="276" w:lineRule="auto"/>
        <w:rPr>
          <w:highlight w:val="lightGray"/>
        </w:rPr>
      </w:pPr>
      <w:r w:rsidRPr="009B1F28">
        <w:rPr>
          <w:highlight w:val="lightGray"/>
        </w:rPr>
        <w:t xml:space="preserve">2. Methods for processing the data: </w:t>
      </w:r>
    </w:p>
    <w:p w14:paraId="390024B8" w14:textId="77777777" w:rsidR="00224017" w:rsidRPr="009B1F28" w:rsidRDefault="00224017" w:rsidP="00474B4A">
      <w:pPr>
        <w:spacing w:line="276" w:lineRule="auto"/>
        <w:rPr>
          <w:highlight w:val="lightGray"/>
        </w:rPr>
      </w:pPr>
      <w:r w:rsidRPr="009B1F28">
        <w:rPr>
          <w:highlight w:val="lightGray"/>
        </w:rPr>
        <w:t>&lt;describe how the submitted data were generated from the raw or collected data&gt;</w:t>
      </w:r>
    </w:p>
    <w:p w14:paraId="558D83C1" w14:textId="77777777" w:rsidR="00224017" w:rsidRPr="009B1F28" w:rsidRDefault="00224017" w:rsidP="00474B4A">
      <w:pPr>
        <w:spacing w:line="276" w:lineRule="auto"/>
        <w:rPr>
          <w:highlight w:val="lightGray"/>
        </w:rPr>
      </w:pPr>
    </w:p>
    <w:p w14:paraId="310465F2" w14:textId="77777777" w:rsidR="00224017" w:rsidRPr="009B1F28" w:rsidRDefault="00224017" w:rsidP="00474B4A">
      <w:pPr>
        <w:spacing w:line="276" w:lineRule="auto"/>
        <w:rPr>
          <w:highlight w:val="lightGray"/>
        </w:rPr>
      </w:pPr>
      <w:r w:rsidRPr="009B1F28">
        <w:rPr>
          <w:highlight w:val="lightGray"/>
        </w:rPr>
        <w:t xml:space="preserve">3. Instrument- or software-specific information needed to interpret the data: </w:t>
      </w:r>
    </w:p>
    <w:p w14:paraId="10C7BECC" w14:textId="77777777" w:rsidR="00224017" w:rsidRPr="009B1F28" w:rsidRDefault="00224017" w:rsidP="00474B4A">
      <w:pPr>
        <w:spacing w:line="276" w:lineRule="auto"/>
        <w:rPr>
          <w:highlight w:val="lightGray"/>
        </w:rPr>
      </w:pPr>
      <w:r w:rsidRPr="009B1F28">
        <w:rPr>
          <w:highlight w:val="lightGray"/>
        </w:rPr>
        <w:t>&lt;include full name and version of software, and any necessary packages or libraries needed to run scripts&gt;</w:t>
      </w:r>
    </w:p>
    <w:p w14:paraId="59EF4F55" w14:textId="77777777" w:rsidR="00224017" w:rsidRPr="009B1F28" w:rsidRDefault="00224017" w:rsidP="00474B4A">
      <w:pPr>
        <w:spacing w:line="276" w:lineRule="auto"/>
        <w:rPr>
          <w:highlight w:val="lightGray"/>
        </w:rPr>
      </w:pPr>
    </w:p>
    <w:p w14:paraId="4CC344B3" w14:textId="77777777" w:rsidR="00224017" w:rsidRPr="009B1F28" w:rsidRDefault="00224017" w:rsidP="00474B4A">
      <w:pPr>
        <w:spacing w:line="276" w:lineRule="auto"/>
        <w:rPr>
          <w:highlight w:val="lightGray"/>
        </w:rPr>
      </w:pPr>
      <w:r w:rsidRPr="009B1F28">
        <w:rPr>
          <w:highlight w:val="lightGray"/>
        </w:rPr>
        <w:t xml:space="preserve">4. Standards and calibration information, if appropriate: </w:t>
      </w:r>
    </w:p>
    <w:p w14:paraId="7A2F522D" w14:textId="77777777" w:rsidR="00224017" w:rsidRPr="009B1F28" w:rsidRDefault="00224017" w:rsidP="00474B4A">
      <w:pPr>
        <w:spacing w:line="276" w:lineRule="auto"/>
        <w:rPr>
          <w:highlight w:val="lightGray"/>
        </w:rPr>
      </w:pPr>
    </w:p>
    <w:p w14:paraId="04708FAC" w14:textId="77777777" w:rsidR="00224017" w:rsidRPr="009B1F28" w:rsidRDefault="00224017" w:rsidP="00474B4A">
      <w:pPr>
        <w:spacing w:line="276" w:lineRule="auto"/>
        <w:rPr>
          <w:highlight w:val="lightGray"/>
        </w:rPr>
      </w:pPr>
      <w:r w:rsidRPr="009B1F28">
        <w:rPr>
          <w:highlight w:val="lightGray"/>
        </w:rPr>
        <w:t xml:space="preserve">5. </w:t>
      </w:r>
      <w:commentRangeStart w:id="50"/>
      <w:r w:rsidRPr="009B1F28">
        <w:rPr>
          <w:highlight w:val="lightGray"/>
        </w:rPr>
        <w:t>Environmental/experimental conditions</w:t>
      </w:r>
      <w:commentRangeEnd w:id="50"/>
      <w:r w:rsidRPr="009B1F28">
        <w:rPr>
          <w:rStyle w:val="CommentReference"/>
          <w:sz w:val="24"/>
          <w:szCs w:val="24"/>
          <w:highlight w:val="lightGray"/>
        </w:rPr>
        <w:commentReference w:id="50"/>
      </w:r>
      <w:r w:rsidRPr="009B1F28">
        <w:rPr>
          <w:highlight w:val="lightGray"/>
        </w:rPr>
        <w:t xml:space="preserve">: </w:t>
      </w:r>
    </w:p>
    <w:p w14:paraId="6D446E9B" w14:textId="77777777" w:rsidR="00224017" w:rsidRPr="009B1F28" w:rsidRDefault="00224017" w:rsidP="00474B4A">
      <w:pPr>
        <w:spacing w:line="276" w:lineRule="auto"/>
        <w:rPr>
          <w:highlight w:val="lightGray"/>
        </w:rPr>
      </w:pPr>
      <w:r w:rsidRPr="009B1F28">
        <w:rPr>
          <w:highlight w:val="lightGray"/>
        </w:rPr>
        <w:t>Field site description</w:t>
      </w:r>
    </w:p>
    <w:p w14:paraId="75542831" w14:textId="77777777" w:rsidR="00224017" w:rsidRPr="009B1F28" w:rsidRDefault="00224017" w:rsidP="00474B4A">
      <w:pPr>
        <w:spacing w:line="276" w:lineRule="auto"/>
        <w:rPr>
          <w:highlight w:val="lightGray"/>
        </w:rPr>
      </w:pPr>
      <w:r w:rsidRPr="009B1F28">
        <w:rPr>
          <w:highlight w:val="lightGray"/>
        </w:rPr>
        <w:t>TBD</w:t>
      </w:r>
    </w:p>
    <w:p w14:paraId="3896D19E" w14:textId="77777777" w:rsidR="00224017" w:rsidRPr="009B1F28" w:rsidRDefault="00224017" w:rsidP="00474B4A">
      <w:pPr>
        <w:spacing w:line="276" w:lineRule="auto"/>
        <w:rPr>
          <w:highlight w:val="lightGray"/>
        </w:rPr>
      </w:pPr>
    </w:p>
    <w:p w14:paraId="0CF470F2" w14:textId="77777777" w:rsidR="00224017" w:rsidRPr="009B1F28" w:rsidRDefault="00224017" w:rsidP="00474B4A">
      <w:pPr>
        <w:spacing w:line="276" w:lineRule="auto"/>
        <w:rPr>
          <w:highlight w:val="lightGray"/>
        </w:rPr>
      </w:pPr>
      <w:r w:rsidRPr="009B1F28">
        <w:rPr>
          <w:highlight w:val="lightGray"/>
        </w:rPr>
        <w:t>Monthly sample collection</w:t>
      </w:r>
    </w:p>
    <w:p w14:paraId="189D9F86" w14:textId="77777777" w:rsidR="00224017" w:rsidRPr="009B1F28" w:rsidRDefault="00224017" w:rsidP="00474B4A">
      <w:pPr>
        <w:spacing w:line="276" w:lineRule="auto"/>
        <w:rPr>
          <w:highlight w:val="lightGray"/>
        </w:rPr>
      </w:pPr>
      <w:r w:rsidRPr="009B1F28">
        <w:rPr>
          <w:highlight w:val="lightGray"/>
        </w:rPr>
        <w:t>TBD</w:t>
      </w:r>
    </w:p>
    <w:p w14:paraId="71FDA694" w14:textId="77777777" w:rsidR="00224017" w:rsidRPr="009B1F28" w:rsidRDefault="00224017" w:rsidP="00474B4A">
      <w:pPr>
        <w:spacing w:line="276" w:lineRule="auto"/>
        <w:rPr>
          <w:highlight w:val="lightGray"/>
        </w:rPr>
      </w:pPr>
    </w:p>
    <w:p w14:paraId="2AEC5FDF" w14:textId="77777777" w:rsidR="00224017" w:rsidRPr="009B1F28" w:rsidRDefault="00224017" w:rsidP="00474B4A">
      <w:pPr>
        <w:spacing w:line="276" w:lineRule="auto"/>
        <w:rPr>
          <w:highlight w:val="lightGray"/>
        </w:rPr>
      </w:pPr>
      <w:r w:rsidRPr="009B1F28">
        <w:rPr>
          <w:highlight w:val="lightGray"/>
        </w:rPr>
        <w:t xml:space="preserve">6. Describe any quality-assurance procedures performed on the data: </w:t>
      </w:r>
    </w:p>
    <w:p w14:paraId="4926BB43" w14:textId="77777777" w:rsidR="00224017" w:rsidRPr="009B1F28" w:rsidRDefault="00224017" w:rsidP="00474B4A">
      <w:pPr>
        <w:spacing w:line="276" w:lineRule="auto"/>
        <w:rPr>
          <w:highlight w:val="lightGray"/>
        </w:rPr>
      </w:pPr>
    </w:p>
    <w:p w14:paraId="6DEADD97" w14:textId="77777777" w:rsidR="00224017" w:rsidRPr="00B922B5" w:rsidRDefault="00224017" w:rsidP="00474B4A">
      <w:pPr>
        <w:spacing w:line="276" w:lineRule="auto"/>
        <w:rPr>
          <w:u w:val="single"/>
        </w:rPr>
      </w:pPr>
      <w:r w:rsidRPr="009B1F28">
        <w:rPr>
          <w:highlight w:val="lightGray"/>
        </w:rPr>
        <w:t>7. People involved with sample collection, processing, analysis and/or submission: Sheryl Bell, Amy Zimmerman, Regan McDearis, Evan Warburton, Sharon Zhao, Vanessa Garayburu-Caruso, Kali Cornwell, Gregory Martin, Mischelle Schutz…</w:t>
      </w:r>
    </w:p>
    <w:p w14:paraId="6643EB68" w14:textId="77777777" w:rsidR="00224017" w:rsidRDefault="00224017" w:rsidP="00474B4A">
      <w:pPr>
        <w:spacing w:line="276" w:lineRule="auto"/>
      </w:pPr>
    </w:p>
    <w:p w14:paraId="6386E6F0" w14:textId="77777777" w:rsidR="008E1DD9" w:rsidRDefault="008E1DD9" w:rsidP="00474B4A">
      <w:pPr>
        <w:spacing w:line="276" w:lineRule="auto"/>
      </w:pPr>
    </w:p>
    <w:p w14:paraId="4956629F" w14:textId="77777777" w:rsidR="008E1DD9" w:rsidRDefault="008E1DD9" w:rsidP="00474B4A">
      <w:pPr>
        <w:spacing w:line="276" w:lineRule="auto"/>
      </w:pPr>
    </w:p>
    <w:p w14:paraId="190868E6" w14:textId="77777777" w:rsidR="008E1DD9" w:rsidRDefault="008E1DD9" w:rsidP="00474B4A">
      <w:pPr>
        <w:spacing w:line="276" w:lineRule="auto"/>
      </w:pPr>
    </w:p>
    <w:p w14:paraId="49EDEA6C" w14:textId="77777777" w:rsidR="005F4FCE" w:rsidRDefault="005F4FCE" w:rsidP="00474B4A">
      <w:pPr>
        <w:spacing w:line="276" w:lineRule="auto"/>
      </w:pPr>
    </w:p>
    <w:p w14:paraId="0B58EA0F" w14:textId="77777777" w:rsidR="00720579" w:rsidRDefault="00720579" w:rsidP="00474B4A">
      <w:pPr>
        <w:spacing w:line="276" w:lineRule="auto"/>
      </w:pPr>
      <w:r>
        <w:t>SHARING/ACCESS INFORMATION &lt;RECOMMENDED FOR PUBLICATION&gt;</w:t>
      </w:r>
    </w:p>
    <w:p w14:paraId="6D17ECFB" w14:textId="77777777" w:rsidR="00720579" w:rsidRDefault="00720579" w:rsidP="00474B4A">
      <w:pPr>
        <w:spacing w:line="276" w:lineRule="auto"/>
      </w:pPr>
    </w:p>
    <w:p w14:paraId="49EB477A" w14:textId="77777777" w:rsidR="00720579" w:rsidRDefault="00720579" w:rsidP="00474B4A">
      <w:pPr>
        <w:spacing w:line="276" w:lineRule="auto"/>
      </w:pPr>
      <w:r>
        <w:t>1. Licenses/restrictions placed on the data: This work is marked with CC0 1.0: https://creativecommons.org/publicdomain/zero/1.0/. The authors do request that you appropriately cite the dataset when referencing or re-using the dataset.</w:t>
      </w:r>
    </w:p>
    <w:p w14:paraId="6221FB8B" w14:textId="77777777" w:rsidR="00720579" w:rsidRDefault="00720579" w:rsidP="00474B4A">
      <w:pPr>
        <w:spacing w:line="276" w:lineRule="auto"/>
      </w:pPr>
    </w:p>
    <w:p w14:paraId="4CBBF6BC" w14:textId="77777777" w:rsidR="00720579" w:rsidRDefault="00720579" w:rsidP="00474B4A">
      <w:pPr>
        <w:spacing w:line="276" w:lineRule="auto"/>
      </w:pPr>
      <w:r>
        <w:t xml:space="preserve">2. Links to publications that cite or use the data: </w:t>
      </w:r>
    </w:p>
    <w:p w14:paraId="61F57212" w14:textId="77777777" w:rsidR="00720579" w:rsidRDefault="00720579" w:rsidP="00474B4A">
      <w:pPr>
        <w:spacing w:line="276" w:lineRule="auto"/>
      </w:pPr>
    </w:p>
    <w:p w14:paraId="20260C56" w14:textId="77777777" w:rsidR="00720579" w:rsidRDefault="00720579" w:rsidP="00474B4A">
      <w:pPr>
        <w:spacing w:line="276" w:lineRule="auto"/>
      </w:pPr>
      <w:r>
        <w:t xml:space="preserve">3. Links to other publicly accessible locations of the data: </w:t>
      </w:r>
    </w:p>
    <w:p w14:paraId="6EB3F304" w14:textId="77777777" w:rsidR="00720579" w:rsidRDefault="00720579" w:rsidP="00474B4A">
      <w:pPr>
        <w:spacing w:line="276" w:lineRule="auto"/>
      </w:pPr>
    </w:p>
    <w:p w14:paraId="087ECE01" w14:textId="77777777" w:rsidR="00720579" w:rsidRDefault="00720579" w:rsidP="00474B4A">
      <w:pPr>
        <w:spacing w:line="276" w:lineRule="auto"/>
      </w:pPr>
      <w:r>
        <w:t xml:space="preserve">4. Links/relationships to ancillary data sets: </w:t>
      </w:r>
    </w:p>
    <w:p w14:paraId="03B19F0F" w14:textId="77777777" w:rsidR="00720579" w:rsidRDefault="00720579" w:rsidP="00474B4A">
      <w:pPr>
        <w:spacing w:line="276" w:lineRule="auto"/>
      </w:pPr>
    </w:p>
    <w:p w14:paraId="502FB9BF" w14:textId="77777777" w:rsidR="00720579" w:rsidRDefault="00720579" w:rsidP="00474B4A">
      <w:pPr>
        <w:spacing w:line="276" w:lineRule="auto"/>
      </w:pPr>
      <w:r>
        <w:t>5. Was data derived from another source? yes/no</w:t>
      </w:r>
    </w:p>
    <w:p w14:paraId="51F5B02C" w14:textId="77777777" w:rsidR="00720579" w:rsidRDefault="00720579" w:rsidP="00474B4A">
      <w:pPr>
        <w:spacing w:line="276" w:lineRule="auto"/>
      </w:pPr>
      <w:r>
        <w:tab/>
        <w:t xml:space="preserve">A. If yes, list source(s): </w:t>
      </w:r>
    </w:p>
    <w:p w14:paraId="59747561" w14:textId="77777777" w:rsidR="00720579" w:rsidRDefault="00720579" w:rsidP="00474B4A">
      <w:pPr>
        <w:spacing w:line="276" w:lineRule="auto"/>
      </w:pPr>
    </w:p>
    <w:p w14:paraId="1F66F53A" w14:textId="1B92EF56" w:rsidR="008E1DD9" w:rsidRDefault="00720579" w:rsidP="00474B4A">
      <w:pPr>
        <w:spacing w:line="276" w:lineRule="auto"/>
      </w:pPr>
      <w:r>
        <w:t>6. Recommended citation for this dataset: Authors. Date. Title of Dataset. [Data Set] PNNL DataHub. DOI link</w:t>
      </w:r>
    </w:p>
    <w:sectPr w:rsidR="008E1D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immerman, Amy E" w:date="2025-11-28T08:01:00Z" w:initials="ZAE">
    <w:p w14:paraId="4BDAD690" w14:textId="77777777" w:rsidR="00EC43EF" w:rsidRDefault="001B11A9" w:rsidP="00EC43EF">
      <w:r>
        <w:rPr>
          <w:rStyle w:val="CommentReference"/>
        </w:rPr>
        <w:annotationRef/>
      </w:r>
      <w:r w:rsidR="00EC43EF">
        <w:rPr>
          <w:sz w:val="20"/>
          <w:szCs w:val="20"/>
        </w:rPr>
        <w:t>This will be replaced with either: Biogeochemistry, Physiology (Phenotypes?), Amplicon 16S, or Amplicon ITS (correct?)</w:t>
      </w:r>
    </w:p>
  </w:comment>
  <w:comment w:id="1" w:author="Sheridan, Shannon A" w:date="2026-01-27T07:29:00Z" w:initials="SS">
    <w:p w14:paraId="2081AA02" w14:textId="284233C2" w:rsidR="00F659C9" w:rsidRDefault="00F659C9">
      <w:pPr>
        <w:pStyle w:val="CommentText"/>
      </w:pPr>
      <w:r>
        <w:rPr>
          <w:rStyle w:val="CommentReference"/>
        </w:rPr>
        <w:annotationRef/>
      </w:r>
      <w:r w:rsidRPr="00E00383">
        <w:t>This would be the title of the dataset</w:t>
      </w:r>
    </w:p>
  </w:comment>
  <w:comment w:id="2" w:author="Sheridan, Shannon A" w:date="2026-01-20T09:23:00Z" w:initials="SS">
    <w:p w14:paraId="07293DA8" w14:textId="7B32EA9B" w:rsidR="00F659C9" w:rsidRDefault="00F659C9">
      <w:pPr>
        <w:pStyle w:val="CommentText"/>
      </w:pPr>
      <w:r>
        <w:rPr>
          <w:rStyle w:val="CommentReference"/>
        </w:rPr>
        <w:annotationRef/>
      </w:r>
      <w:r w:rsidRPr="2BCF0485">
        <w:t>This should be changed to something unique and non-PNNL specific. This would be what shows up on DataHub</w:t>
      </w:r>
    </w:p>
  </w:comment>
  <w:comment w:id="3" w:author="Zimmerman, Amy E" w:date="2025-11-28T08:01:00Z" w:initials="ZAE">
    <w:p w14:paraId="47480CDD" w14:textId="58BBDC46" w:rsidR="0053155D" w:rsidRDefault="0053155D" w:rsidP="0053155D">
      <w:r>
        <w:rPr>
          <w:rStyle w:val="CommentReference"/>
        </w:rPr>
        <w:annotationRef/>
      </w:r>
      <w:r>
        <w:rPr>
          <w:sz w:val="20"/>
          <w:szCs w:val="20"/>
        </w:rPr>
        <w:t>Sheryl you want to add your contact here?</w:t>
      </w:r>
    </w:p>
  </w:comment>
  <w:comment w:id="7" w:author="Sheridan, Shannon A" w:date="2026-01-20T09:35:00Z" w:initials="SS">
    <w:p w14:paraId="2A15C51B" w14:textId="616432C0" w:rsidR="00F659C9" w:rsidRDefault="00F659C9">
      <w:pPr>
        <w:pStyle w:val="CommentText"/>
      </w:pPr>
      <w:r>
        <w:rPr>
          <w:rStyle w:val="CommentReference"/>
        </w:rPr>
        <w:annotationRef/>
      </w:r>
      <w:r w:rsidRPr="678C6DEF">
        <w:t>File list should be outlined like this example (a tree, with all files in each folder listed underneath) AND a one-sentence description of the contents of the particular file</w:t>
      </w:r>
    </w:p>
  </w:comment>
  <w:comment w:id="21" w:author="Sheridan, Shannon A" w:date="2026-01-27T07:44:00Z" w:initials="SS">
    <w:p w14:paraId="7583135A" w14:textId="7B027605" w:rsidR="00F659C9" w:rsidRDefault="00F659C9">
      <w:pPr>
        <w:pStyle w:val="CommentText"/>
      </w:pPr>
      <w:r>
        <w:rPr>
          <w:rStyle w:val="CommentReference"/>
        </w:rPr>
        <w:annotationRef/>
      </w:r>
      <w:r w:rsidRPr="75ABEC04">
        <w:t xml:space="preserve">So if I understand this right, there will be four data packages/DOIs? </w:t>
      </w:r>
    </w:p>
  </w:comment>
  <w:comment w:id="22" w:author="Bell, Sheryl L" w:date="2025-11-24T10:13:00Z" w:initials="BSL">
    <w:p w14:paraId="028122C8" w14:textId="05438807" w:rsidR="005279D4" w:rsidRDefault="005279D4" w:rsidP="005279D4">
      <w:r>
        <w:rPr>
          <w:rStyle w:val="CommentReference"/>
        </w:rPr>
        <w:annotationRef/>
      </w:r>
      <w:r>
        <w:rPr>
          <w:sz w:val="20"/>
          <w:szCs w:val="20"/>
        </w:rPr>
        <w:t>Single package with one metadata file or split into 16S and ITS?</w:t>
      </w:r>
    </w:p>
  </w:comment>
  <w:comment w:id="23" w:author="Bell, Sheryl L" w:date="2025-11-26T11:24:00Z" w:initials="BSL">
    <w:p w14:paraId="36B9E585" w14:textId="77777777" w:rsidR="00910130" w:rsidRDefault="00910130" w:rsidP="00910130">
      <w:r>
        <w:rPr>
          <w:rStyle w:val="CommentReference"/>
        </w:rPr>
        <w:annotationRef/>
      </w:r>
      <w:r>
        <w:rPr>
          <w:sz w:val="20"/>
          <w:szCs w:val="20"/>
        </w:rPr>
        <w:t>two packages</w:t>
      </w:r>
    </w:p>
  </w:comment>
  <w:comment w:id="24" w:author="Bell, Sheryl L" w:date="2025-11-26T11:28:00Z" w:initials="BSL">
    <w:p w14:paraId="621DC0A9" w14:textId="77777777" w:rsidR="00DC4DA7" w:rsidRDefault="00DC4DA7" w:rsidP="00DC4DA7">
      <w:r>
        <w:rPr>
          <w:rStyle w:val="CommentReference"/>
        </w:rPr>
        <w:annotationRef/>
      </w:r>
      <w:r>
        <w:rPr>
          <w:sz w:val="20"/>
          <w:szCs w:val="20"/>
        </w:rPr>
        <w:t>need to add these</w:t>
      </w:r>
    </w:p>
  </w:comment>
  <w:comment w:id="25" w:author="Bell, Sheryl L" w:date="2025-11-24T10:16:00Z" w:initials="BSL">
    <w:p w14:paraId="1B6AB900" w14:textId="5D3E1ADE" w:rsidR="001E72BB" w:rsidRDefault="001E72BB" w:rsidP="001E72BB">
      <w:r>
        <w:rPr>
          <w:rStyle w:val="CommentReference"/>
        </w:rPr>
        <w:annotationRef/>
      </w:r>
      <w:r>
        <w:rPr>
          <w:sz w:val="20"/>
          <w:szCs w:val="20"/>
        </w:rPr>
        <w:t>need to subset to remove the non-3.1 samples</w:t>
      </w:r>
    </w:p>
  </w:comment>
  <w:comment w:id="26" w:author="Zimmerman, Amy E" w:date="2025-11-10T11:44:00Z" w:initials="ZA">
    <w:p w14:paraId="5ACBBC5A" w14:textId="21C9AE27" w:rsidR="00597A5C" w:rsidRDefault="00597A5C">
      <w:pPr>
        <w:pStyle w:val="CommentText"/>
      </w:pPr>
      <w:r>
        <w:rPr>
          <w:rStyle w:val="CommentReference"/>
        </w:rPr>
        <w:annotationRef/>
      </w:r>
      <w:r w:rsidRPr="7B9F6FFF">
        <w:t>These will be part of related data packages (A3.3 publication)</w:t>
      </w:r>
    </w:p>
  </w:comment>
  <w:comment w:id="27" w:author="Zimmerman, Amy E" w:date="2025-11-28T08:07:00Z" w:initials="ZAE">
    <w:p w14:paraId="214458E3" w14:textId="4BC5F536" w:rsidR="00B7289C" w:rsidRDefault="00B7289C" w:rsidP="00B7289C">
      <w:r>
        <w:rPr>
          <w:rStyle w:val="CommentReference"/>
        </w:rPr>
        <w:annotationRef/>
      </w:r>
      <w:r>
        <w:rPr>
          <w:sz w:val="20"/>
          <w:szCs w:val="20"/>
        </w:rPr>
        <w:fldChar w:fldCharType="begin"/>
      </w:r>
      <w:r>
        <w:rPr>
          <w:sz w:val="20"/>
          <w:szCs w:val="20"/>
        </w:rPr>
        <w:instrText>HYPERLINK "mailto:sheryl.bell@pnnl.gov"</w:instrText>
      </w:r>
      <w:r>
        <w:rPr>
          <w:sz w:val="20"/>
          <w:szCs w:val="20"/>
        </w:rPr>
      </w:r>
      <w:bookmarkStart w:id="28" w:name="_@_2902BF740C4B094C875228DBAB6311D2Z"/>
      <w:r>
        <w:rPr>
          <w:sz w:val="20"/>
          <w:szCs w:val="20"/>
        </w:rPr>
        <w:fldChar w:fldCharType="separate"/>
      </w:r>
      <w:bookmarkEnd w:id="28"/>
      <w:r w:rsidRPr="00B7289C">
        <w:rPr>
          <w:rStyle w:val="Mention"/>
          <w:noProof/>
          <w:sz w:val="20"/>
          <w:szCs w:val="20"/>
        </w:rPr>
        <w:t>@Bell, Sheryl L</w:t>
      </w:r>
      <w:r>
        <w:rPr>
          <w:sz w:val="20"/>
          <w:szCs w:val="20"/>
        </w:rPr>
        <w:fldChar w:fldCharType="end"/>
      </w:r>
      <w:r>
        <w:rPr>
          <w:sz w:val="20"/>
          <w:szCs w:val="20"/>
        </w:rPr>
        <w:t xml:space="preserve"> Please delete these when you're ready to split this readme up for the individual data packages</w:t>
      </w:r>
    </w:p>
  </w:comment>
  <w:comment w:id="29" w:author="Sheridan, Shannon A" w:date="2026-01-22T08:58:00Z" w:initials="SS">
    <w:p w14:paraId="4A475701" w14:textId="5EFFAAA0" w:rsidR="00F659C9" w:rsidRDefault="00F659C9">
      <w:pPr>
        <w:pStyle w:val="CommentText"/>
      </w:pPr>
      <w:r>
        <w:rPr>
          <w:rStyle w:val="CommentReference"/>
        </w:rPr>
        <w:annotationRef/>
      </w:r>
      <w:r w:rsidRPr="203CAAEA">
        <w:t>I don't know that this will make sense to re-users. Perhaps reword?</w:t>
      </w:r>
    </w:p>
  </w:comment>
  <w:comment w:id="32" w:author="Sheridan, Shannon A" w:date="2026-01-22T08:59:00Z" w:initials="SS">
    <w:p w14:paraId="3D1074B9" w14:textId="335AAA25" w:rsidR="00F659C9" w:rsidRDefault="00F659C9">
      <w:pPr>
        <w:pStyle w:val="CommentText"/>
      </w:pPr>
      <w:r>
        <w:rPr>
          <w:rStyle w:val="CommentReference"/>
        </w:rPr>
        <w:annotationRef/>
      </w:r>
      <w:r w:rsidRPr="023D0FBD">
        <w:t>A comment that applies to all file names - these are very project specific. Consider renaming for publication so they are more intuitive/easier to understand what's in there?</w:t>
      </w:r>
    </w:p>
  </w:comment>
  <w:comment w:id="33" w:author="Zimmerman, Amy E" w:date="2025-11-28T08:15:00Z" w:initials="ZAE">
    <w:p w14:paraId="48B643E2" w14:textId="77777777" w:rsidR="00B42475" w:rsidRDefault="00B42475" w:rsidP="00B42475">
      <w:r>
        <w:rPr>
          <w:rStyle w:val="CommentReference"/>
        </w:rPr>
        <w:annotationRef/>
      </w:r>
      <w:r>
        <w:rPr>
          <w:sz w:val="20"/>
          <w:szCs w:val="20"/>
        </w:rPr>
        <w:t>Could move this below to instrument specific information?</w:t>
      </w:r>
    </w:p>
  </w:comment>
  <w:comment w:id="34" w:author="Bell, Sheryl L" w:date="2025-12-01T12:30:00Z" w:initials="BSL">
    <w:p w14:paraId="4169409D" w14:textId="77777777" w:rsidR="004B207B" w:rsidRDefault="004B207B" w:rsidP="004B207B">
      <w:r>
        <w:rPr>
          <w:rStyle w:val="CommentReference"/>
        </w:rPr>
        <w:annotationRef/>
      </w:r>
      <w:r>
        <w:rPr>
          <w:sz w:val="20"/>
          <w:szCs w:val="20"/>
        </w:rPr>
        <w:t>I read that section as an instrument a user of this data needs to have to be able to open/use this data (probably more applicable to something like raw instrument mass spec files) as opposed to here the instrument we used to generate this data?</w:t>
      </w:r>
    </w:p>
  </w:comment>
  <w:comment w:id="35" w:author="Zimmerman, Amy E" w:date="2025-10-27T08:07:00Z" w:initials="ZAE">
    <w:p w14:paraId="32E16140" w14:textId="269AFAE6" w:rsidR="000D53F1" w:rsidRDefault="000D53F1" w:rsidP="000D53F1">
      <w:r>
        <w:rPr>
          <w:rStyle w:val="CommentReference"/>
        </w:rPr>
        <w:annotationRef/>
      </w:r>
      <w:r>
        <w:rPr>
          <w:sz w:val="20"/>
          <w:szCs w:val="20"/>
        </w:rPr>
        <w:t>General description of field site and collection approach?</w:t>
      </w:r>
    </w:p>
  </w:comment>
  <w:comment w:id="36" w:author="Zimmerman, Amy E" w:date="2025-11-28T08:17:00Z" w:initials="ZAE">
    <w:p w14:paraId="7EED74EF" w14:textId="77777777" w:rsidR="009A6EC6" w:rsidRDefault="009A6EC6" w:rsidP="009A6EC6">
      <w:r>
        <w:rPr>
          <w:rStyle w:val="CommentReference"/>
        </w:rPr>
        <w:annotationRef/>
      </w:r>
      <w:r>
        <w:rPr>
          <w:sz w:val="20"/>
          <w:szCs w:val="20"/>
        </w:rPr>
        <w:t>Please add months just to be very clear that irrigation was applied throughout the growing season in 2023</w:t>
      </w:r>
    </w:p>
  </w:comment>
  <w:comment w:id="37" w:author="Bell, Sheryl L" w:date="2025-11-06T14:49:00Z" w:initials="BSL">
    <w:p w14:paraId="7969FF5D" w14:textId="77777777" w:rsidR="00286CEB" w:rsidRDefault="00286CEB" w:rsidP="00286CEB">
      <w:r>
        <w:rPr>
          <w:rStyle w:val="CommentReference"/>
        </w:rPr>
        <w:annotationRef/>
      </w:r>
      <w:r>
        <w:rPr>
          <w:sz w:val="20"/>
          <w:szCs w:val="20"/>
        </w:rPr>
        <w:t>Update with final name for data package</w:t>
      </w:r>
    </w:p>
  </w:comment>
  <w:comment w:id="38" w:author="Zimmerman, Amy E" w:date="2025-11-28T08:31:00Z" w:initials="ZAE">
    <w:p w14:paraId="1BD7E5C4" w14:textId="14126D0A" w:rsidR="003D11FC" w:rsidRDefault="003D11FC" w:rsidP="003D11FC">
      <w:r>
        <w:rPr>
          <w:rStyle w:val="CommentReference"/>
        </w:rPr>
        <w:annotationRef/>
      </w:r>
      <w:r>
        <w:rPr>
          <w:sz w:val="20"/>
          <w:szCs w:val="20"/>
        </w:rPr>
        <w:fldChar w:fldCharType="begin"/>
      </w:r>
      <w:r>
        <w:rPr>
          <w:sz w:val="20"/>
          <w:szCs w:val="20"/>
        </w:rPr>
        <w:instrText>HYPERLINK "mailto:sheryl.bell@pnnl.gov"</w:instrText>
      </w:r>
      <w:r>
        <w:rPr>
          <w:sz w:val="20"/>
          <w:szCs w:val="20"/>
        </w:rPr>
      </w:r>
      <w:bookmarkStart w:id="39" w:name="_@_CFA0ED4A986C044FB255453B30642769Z"/>
      <w:r>
        <w:rPr>
          <w:sz w:val="20"/>
          <w:szCs w:val="20"/>
        </w:rPr>
        <w:fldChar w:fldCharType="separate"/>
      </w:r>
      <w:bookmarkEnd w:id="39"/>
      <w:r w:rsidRPr="003D11FC">
        <w:rPr>
          <w:rStyle w:val="Mention"/>
          <w:noProof/>
          <w:sz w:val="20"/>
          <w:szCs w:val="20"/>
        </w:rPr>
        <w:t>@Bell, Sheryl L</w:t>
      </w:r>
      <w:r>
        <w:rPr>
          <w:sz w:val="20"/>
          <w:szCs w:val="20"/>
        </w:rPr>
        <w:fldChar w:fldCharType="end"/>
      </w:r>
      <w:r>
        <w:rPr>
          <w:sz w:val="20"/>
          <w:szCs w:val="20"/>
        </w:rPr>
        <w:t xml:space="preserve"> I made a few changes to the field site description above,  so that just needs to be copied down here now</w:t>
      </w:r>
    </w:p>
  </w:comment>
  <w:comment w:id="40" w:author="Zimmerman, Amy E" w:date="2025-11-28T08:17:00Z" w:initials="ZAE">
    <w:p w14:paraId="5B465D34" w14:textId="77777777" w:rsidR="008131BF" w:rsidRDefault="008131BF" w:rsidP="008131BF">
      <w:r>
        <w:rPr>
          <w:rStyle w:val="CommentReference"/>
        </w:rPr>
        <w:annotationRef/>
      </w:r>
      <w:r>
        <w:rPr>
          <w:sz w:val="20"/>
          <w:szCs w:val="20"/>
        </w:rPr>
        <w:t>Please add months just to be very clear that irrigation was applied throughout the growing season in 2023</w:t>
      </w:r>
    </w:p>
  </w:comment>
  <w:comment w:id="41" w:author="Zimmerman, Amy E" w:date="2025-11-28T08:33:00Z" w:initials="ZAE">
    <w:p w14:paraId="174BF6B5" w14:textId="77777777" w:rsidR="00CC2DD8" w:rsidRDefault="00CC2DD8" w:rsidP="00CC2DD8">
      <w:r>
        <w:rPr>
          <w:rStyle w:val="CommentReference"/>
        </w:rPr>
        <w:annotationRef/>
      </w:r>
      <w:r>
        <w:rPr>
          <w:sz w:val="20"/>
          <w:szCs w:val="20"/>
        </w:rPr>
        <w:t>Felt like there should be a number here.... accurate?</w:t>
      </w:r>
    </w:p>
  </w:comment>
  <w:comment w:id="42" w:author="Bell, Sheryl L" w:date="2025-12-01T12:00:00Z" w:initials="BSL">
    <w:p w14:paraId="79BBF4AB" w14:textId="77777777" w:rsidR="00F03254" w:rsidRDefault="00010C7E" w:rsidP="00F03254">
      <w:r>
        <w:rPr>
          <w:rStyle w:val="CommentReference"/>
        </w:rPr>
        <w:annotationRef/>
      </w:r>
      <w:r w:rsidR="00F03254">
        <w:rPr>
          <w:sz w:val="20"/>
          <w:szCs w:val="20"/>
        </w:rPr>
        <w:t>hmmm this one is a little weird, we installed in 12 plots, but we actually installed 26 probes total because of the ones at 41 and 100 cm, but we are only leveraging the 18cm data here...so twelve?</w:t>
      </w:r>
    </w:p>
  </w:comment>
  <w:comment w:id="43" w:author="Zimmerman, Amy E" w:date="2025-12-02T08:04:00Z" w:initials="ZA">
    <w:p w14:paraId="22BEAD5C" w14:textId="2CFC2BC6" w:rsidR="00536ED9" w:rsidRDefault="00536ED9">
      <w:pPr>
        <w:pStyle w:val="CommentText"/>
      </w:pPr>
      <w:r>
        <w:rPr>
          <w:rStyle w:val="CommentReference"/>
        </w:rPr>
        <w:annotationRef/>
      </w:r>
      <w:r w:rsidRPr="24D503B7">
        <w:t>Up to you whether you include or exclude the number. Its not a hill I'll die on :)</w:t>
      </w:r>
    </w:p>
  </w:comment>
  <w:comment w:id="44" w:author="Zimmerman, Amy E" w:date="2025-11-28T08:41:00Z" w:initials="ZAE">
    <w:p w14:paraId="22082B53" w14:textId="7A5B7199" w:rsidR="00043C02" w:rsidRDefault="008A5B8B" w:rsidP="00043C02">
      <w:r>
        <w:rPr>
          <w:rStyle w:val="CommentReference"/>
        </w:rPr>
        <w:annotationRef/>
      </w:r>
      <w:r w:rsidR="00043C02">
        <w:rPr>
          <w:sz w:val="20"/>
          <w:szCs w:val="20"/>
        </w:rPr>
        <w:t xml:space="preserve">absorbance? </w:t>
      </w:r>
      <w:r w:rsidR="00043C02">
        <w:fldChar w:fldCharType="begin"/>
      </w:r>
      <w:r w:rsidR="00043C02">
        <w:instrText>HYPERLINK "mailto:sheryl.bell@pnnl.gov"</w:instrText>
      </w:r>
      <w:bookmarkStart w:id="45" w:name="_@_608EF61AD54D7848A7B15FE54DB1908EZ"/>
      <w:r w:rsidR="00043C02">
        <w:fldChar w:fldCharType="separate"/>
      </w:r>
      <w:bookmarkEnd w:id="45"/>
      <w:r w:rsidR="00043C02" w:rsidRPr="00043C02">
        <w:rPr>
          <w:rStyle w:val="Mention"/>
          <w:noProof/>
        </w:rPr>
        <w:t>@Bell, Sheryl L</w:t>
      </w:r>
      <w:r w:rsidR="00043C02">
        <w:fldChar w:fldCharType="end"/>
      </w:r>
    </w:p>
  </w:comment>
  <w:comment w:id="46" w:author="Zimmerman, Amy E" w:date="2025-10-27T08:07:00Z" w:initials="ZAE">
    <w:p w14:paraId="7A596863" w14:textId="4D2425E0" w:rsidR="008E1DD9" w:rsidRDefault="008E1DD9" w:rsidP="008E1DD9">
      <w:r>
        <w:rPr>
          <w:rStyle w:val="CommentReference"/>
        </w:rPr>
        <w:annotationRef/>
      </w:r>
      <w:r>
        <w:rPr>
          <w:sz w:val="20"/>
          <w:szCs w:val="20"/>
        </w:rPr>
        <w:t>General description of field site and collection approach?</w:t>
      </w:r>
    </w:p>
  </w:comment>
  <w:comment w:id="47" w:author="Zimmerman, Amy E" w:date="2025-11-28T08:44:00Z" w:initials="ZAE">
    <w:p w14:paraId="3C61B55A" w14:textId="77777777" w:rsidR="00F94B0B" w:rsidRDefault="00F94B0B" w:rsidP="00F94B0B">
      <w:r>
        <w:rPr>
          <w:rStyle w:val="CommentReference"/>
        </w:rPr>
        <w:annotationRef/>
      </w:r>
      <w:r>
        <w:rPr>
          <w:sz w:val="20"/>
          <w:szCs w:val="20"/>
        </w:rPr>
        <w:t>re-copy from above</w:t>
      </w:r>
    </w:p>
  </w:comment>
  <w:comment w:id="48" w:author="Zimmerman, Amy E" w:date="2025-11-28T08:17:00Z" w:initials="ZAE">
    <w:p w14:paraId="53DED4DA" w14:textId="77777777" w:rsidR="007A0614" w:rsidRDefault="007A0614" w:rsidP="007A0614">
      <w:r>
        <w:rPr>
          <w:rStyle w:val="CommentReference"/>
        </w:rPr>
        <w:annotationRef/>
      </w:r>
      <w:r>
        <w:rPr>
          <w:sz w:val="20"/>
          <w:szCs w:val="20"/>
        </w:rPr>
        <w:t>Please add months just to be very clear that irrigation was applied throughout the growing season in 2023</w:t>
      </w:r>
    </w:p>
  </w:comment>
  <w:comment w:id="49" w:author="Zimmerman, Amy E" w:date="2025-10-27T08:07:00Z" w:initials="ZAE">
    <w:p w14:paraId="56AAD0DE" w14:textId="77777777" w:rsidR="00224017" w:rsidRDefault="00224017" w:rsidP="00224017">
      <w:r>
        <w:rPr>
          <w:rStyle w:val="CommentReference"/>
        </w:rPr>
        <w:annotationRef/>
      </w:r>
      <w:r>
        <w:rPr>
          <w:sz w:val="20"/>
          <w:szCs w:val="20"/>
        </w:rPr>
        <w:t>Methods specific to data stream?</w:t>
      </w:r>
    </w:p>
  </w:comment>
  <w:comment w:id="50" w:author="Zimmerman, Amy E" w:date="2025-10-27T08:07:00Z" w:initials="ZAE">
    <w:p w14:paraId="721BB78D" w14:textId="77777777" w:rsidR="00224017" w:rsidRDefault="00224017" w:rsidP="00224017">
      <w:r>
        <w:rPr>
          <w:rStyle w:val="CommentReference"/>
        </w:rPr>
        <w:annotationRef/>
      </w:r>
      <w:r>
        <w:rPr>
          <w:sz w:val="20"/>
          <w:szCs w:val="20"/>
        </w:rPr>
        <w:t>General description of field site and collection approach?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DAD690" w15:done="0"/>
  <w15:commentEx w15:paraId="2081AA02" w15:paraIdParent="4BDAD690" w15:done="0"/>
  <w15:commentEx w15:paraId="07293DA8" w15:done="0"/>
  <w15:commentEx w15:paraId="47480CDD" w15:done="1"/>
  <w15:commentEx w15:paraId="2A15C51B" w15:done="0"/>
  <w15:commentEx w15:paraId="7583135A" w15:done="0"/>
  <w15:commentEx w15:paraId="028122C8" w15:done="0"/>
  <w15:commentEx w15:paraId="36B9E585" w15:paraIdParent="028122C8" w15:done="0"/>
  <w15:commentEx w15:paraId="621DC0A9" w15:done="0"/>
  <w15:commentEx w15:paraId="1B6AB900" w15:done="0"/>
  <w15:commentEx w15:paraId="5ACBBC5A" w15:done="0"/>
  <w15:commentEx w15:paraId="214458E3" w15:paraIdParent="5ACBBC5A" w15:done="0"/>
  <w15:commentEx w15:paraId="4A475701" w15:done="0"/>
  <w15:commentEx w15:paraId="3D1074B9" w15:done="0"/>
  <w15:commentEx w15:paraId="48B643E2" w15:done="1"/>
  <w15:commentEx w15:paraId="4169409D" w15:paraIdParent="48B643E2" w15:done="1"/>
  <w15:commentEx w15:paraId="32E16140" w15:done="1"/>
  <w15:commentEx w15:paraId="7EED74EF" w15:done="1"/>
  <w15:commentEx w15:paraId="7969FF5D" w15:done="0"/>
  <w15:commentEx w15:paraId="1BD7E5C4" w15:done="1"/>
  <w15:commentEx w15:paraId="5B465D34" w15:done="1"/>
  <w15:commentEx w15:paraId="174BF6B5" w15:done="0"/>
  <w15:commentEx w15:paraId="79BBF4AB" w15:paraIdParent="174BF6B5" w15:done="0"/>
  <w15:commentEx w15:paraId="22BEAD5C" w15:paraIdParent="174BF6B5" w15:done="0"/>
  <w15:commentEx w15:paraId="22082B53" w15:done="1"/>
  <w15:commentEx w15:paraId="7A596863" w15:done="1"/>
  <w15:commentEx w15:paraId="3C61B55A" w15:paraIdParent="7A596863" w15:done="1"/>
  <w15:commentEx w15:paraId="53DED4DA" w15:done="1"/>
  <w15:commentEx w15:paraId="56AAD0DE" w15:done="0"/>
  <w15:commentEx w15:paraId="721BB7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B5B595" w16cex:dateUtc="2025-11-28T16:01:00Z"/>
  <w16cex:commentExtensible w16cex:durableId="208BE7B9" w16cex:dateUtc="2026-01-27T15:29:00Z"/>
  <w16cex:commentExtensible w16cex:durableId="6E7FAA42" w16cex:dateUtc="2026-01-20T17:23:00Z"/>
  <w16cex:commentExtensible w16cex:durableId="2332CAA0" w16cex:dateUtc="2025-11-28T16:01:00Z"/>
  <w16cex:commentExtensible w16cex:durableId="3AE0DB3E" w16cex:dateUtc="2026-01-20T17:35:00Z"/>
  <w16cex:commentExtensible w16cex:durableId="64785B2D" w16cex:dateUtc="2026-01-27T15:44:00Z"/>
  <w16cex:commentExtensible w16cex:durableId="643F3EAB" w16cex:dateUtc="2025-11-24T18:13:00Z"/>
  <w16cex:commentExtensible w16cex:durableId="039A7F66" w16cex:dateUtc="2025-11-26T19:24:00Z">
    <w16cex:extLst>
      <w16:ext w16:uri="{CE6994B0-6A32-4C9F-8C6B-6E91EDA988CE}">
        <cr:reactions xmlns:cr="http://schemas.microsoft.com/office/comments/2020/reactions">
          <cr:reaction reactionType="1">
            <cr:reactionInfo dateUtc="2025-11-28T16:06:58Z">
              <cr:user userId="S::amy.zimmerman@pnnl.gov::09f8a879-2175-4ca3-a0ed-254668db9954" userProvider="AD" userName="Zimmerman, Amy E"/>
            </cr:reactionInfo>
          </cr:reaction>
        </cr:reactions>
      </w16:ext>
    </w16cex:extLst>
  </w16cex:commentExtensible>
  <w16cex:commentExtensible w16cex:durableId="1559B20A" w16cex:dateUtc="2025-11-26T19:28:00Z"/>
  <w16cex:commentExtensible w16cex:durableId="6789C2B0" w16cex:dateUtc="2025-11-24T18:16:00Z">
    <w16cex:extLst>
      <w16:ext w16:uri="{CE6994B0-6A32-4C9F-8C6B-6E91EDA988CE}">
        <cr:reactions xmlns:cr="http://schemas.microsoft.com/office/comments/2020/reactions">
          <cr:reaction reactionType="1">
            <cr:reactionInfo dateUtc="2025-11-28T16:07:05Z">
              <cr:user userId="S::amy.zimmerman@pnnl.gov::09f8a879-2175-4ca3-a0ed-254668db9954" userProvider="AD" userName="Zimmerman, Amy E"/>
            </cr:reactionInfo>
          </cr:reaction>
        </cr:reactions>
      </w16:ext>
    </w16cex:extLst>
  </w16cex:commentExtensible>
  <w16cex:commentExtensible w16cex:durableId="5E8A57E5" w16cex:dateUtc="2025-11-10T19:44:00Z"/>
  <w16cex:commentExtensible w16cex:durableId="4CB180F7" w16cex:dateUtc="2025-11-28T16:07:00Z"/>
  <w16cex:commentExtensible w16cex:durableId="1F68C48B" w16cex:dateUtc="2026-01-22T16:58:00Z"/>
  <w16cex:commentExtensible w16cex:durableId="613453A9" w16cex:dateUtc="2026-01-22T16:59:00Z"/>
  <w16cex:commentExtensible w16cex:durableId="72BAE73A" w16cex:dateUtc="2025-11-28T16:15:00Z"/>
  <w16cex:commentExtensible w16cex:durableId="17F17430" w16cex:dateUtc="2025-12-01T20:30:00Z">
    <w16cex:extLst>
      <w16:ext w16:uri="{CE6994B0-6A32-4C9F-8C6B-6E91EDA988CE}">
        <cr:reactions xmlns:cr="http://schemas.microsoft.com/office/comments/2020/reactions">
          <cr:reaction reactionType="1">
            <cr:reactionInfo dateUtc="2025-12-02T16:03:36Z">
              <cr:user userId="S::amy.zimmerman@pnnl.gov::09f8a879-2175-4ca3-a0ed-254668db9954" userProvider="AD" userName="Zimmerman, Amy E"/>
            </cr:reactionInfo>
          </cr:reaction>
        </cr:reactions>
      </w16:ext>
    </w16cex:extLst>
  </w16cex:commentExtensible>
  <w16cex:commentExtensible w16cex:durableId="65885093" w16cex:dateUtc="2025-10-27T15:07:00Z"/>
  <w16cex:commentExtensible w16cex:durableId="7DF716AC" w16cex:dateUtc="2025-11-28T16:17:00Z"/>
  <w16cex:commentExtensible w16cex:durableId="55AD78C9" w16cex:dateUtc="2025-11-06T22:49:00Z"/>
  <w16cex:commentExtensible w16cex:durableId="1EC8CD8D" w16cex:dateUtc="2025-11-28T16:31:00Z"/>
  <w16cex:commentExtensible w16cex:durableId="78FEBCA3" w16cex:dateUtc="2025-11-28T16:17:00Z"/>
  <w16cex:commentExtensible w16cex:durableId="51AE6D1A" w16cex:dateUtc="2025-11-28T16:33:00Z"/>
  <w16cex:commentExtensible w16cex:durableId="663A4C46" w16cex:dateUtc="2025-12-01T20:00:00Z">
    <w16cex:extLst>
      <w16:ext w16:uri="{CE6994B0-6A32-4C9F-8C6B-6E91EDA988CE}">
        <cr:reactions xmlns:cr="http://schemas.microsoft.com/office/comments/2020/reactions">
          <cr:reaction reactionType="1">
            <cr:reactionInfo dateUtc="2025-12-02T16:04:15Z">
              <cr:user userId="S::amy.zimmerman@pnnl.gov::09f8a879-2175-4ca3-a0ed-254668db9954" userProvider="AD" userName="Zimmerman, Amy E"/>
            </cr:reactionInfo>
          </cr:reaction>
        </cr:reactions>
      </w16:ext>
    </w16cex:extLst>
  </w16cex:commentExtensible>
  <w16cex:commentExtensible w16cex:durableId="5DE82C0A" w16cex:dateUtc="2025-12-02T16:04:00Z"/>
  <w16cex:commentExtensible w16cex:durableId="21D088D0" w16cex:dateUtc="2025-11-28T16:41:00Z"/>
  <w16cex:commentExtensible w16cex:durableId="5A86EE11" w16cex:dateUtc="2025-10-27T15:07:00Z"/>
  <w16cex:commentExtensible w16cex:durableId="12B1A1AF" w16cex:dateUtc="2025-11-28T16:44:00Z"/>
  <w16cex:commentExtensible w16cex:durableId="568C9190" w16cex:dateUtc="2025-11-28T16:17:00Z"/>
  <w16cex:commentExtensible w16cex:durableId="2EDAFBED" w16cex:dateUtc="2025-10-27T15:07:00Z"/>
  <w16cex:commentExtensible w16cex:durableId="711C4FDC" w16cex:dateUtc="2025-10-27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DAD690" w16cid:durableId="76B5B595"/>
  <w16cid:commentId w16cid:paraId="2081AA02" w16cid:durableId="208BE7B9"/>
  <w16cid:commentId w16cid:paraId="07293DA8" w16cid:durableId="6E7FAA42"/>
  <w16cid:commentId w16cid:paraId="47480CDD" w16cid:durableId="2332CAA0"/>
  <w16cid:commentId w16cid:paraId="2A15C51B" w16cid:durableId="3AE0DB3E"/>
  <w16cid:commentId w16cid:paraId="7583135A" w16cid:durableId="64785B2D"/>
  <w16cid:commentId w16cid:paraId="028122C8" w16cid:durableId="643F3EAB"/>
  <w16cid:commentId w16cid:paraId="36B9E585" w16cid:durableId="039A7F66"/>
  <w16cid:commentId w16cid:paraId="621DC0A9" w16cid:durableId="1559B20A"/>
  <w16cid:commentId w16cid:paraId="1B6AB900" w16cid:durableId="6789C2B0"/>
  <w16cid:commentId w16cid:paraId="5ACBBC5A" w16cid:durableId="5E8A57E5"/>
  <w16cid:commentId w16cid:paraId="214458E3" w16cid:durableId="4CB180F7"/>
  <w16cid:commentId w16cid:paraId="4A475701" w16cid:durableId="1F68C48B"/>
  <w16cid:commentId w16cid:paraId="3D1074B9" w16cid:durableId="613453A9"/>
  <w16cid:commentId w16cid:paraId="48B643E2" w16cid:durableId="72BAE73A"/>
  <w16cid:commentId w16cid:paraId="4169409D" w16cid:durableId="17F17430"/>
  <w16cid:commentId w16cid:paraId="32E16140" w16cid:durableId="65885093"/>
  <w16cid:commentId w16cid:paraId="7EED74EF" w16cid:durableId="7DF716AC"/>
  <w16cid:commentId w16cid:paraId="7969FF5D" w16cid:durableId="55AD78C9"/>
  <w16cid:commentId w16cid:paraId="1BD7E5C4" w16cid:durableId="1EC8CD8D"/>
  <w16cid:commentId w16cid:paraId="5B465D34" w16cid:durableId="78FEBCA3"/>
  <w16cid:commentId w16cid:paraId="174BF6B5" w16cid:durableId="51AE6D1A"/>
  <w16cid:commentId w16cid:paraId="79BBF4AB" w16cid:durableId="663A4C46"/>
  <w16cid:commentId w16cid:paraId="22BEAD5C" w16cid:durableId="5DE82C0A"/>
  <w16cid:commentId w16cid:paraId="22082B53" w16cid:durableId="21D088D0"/>
  <w16cid:commentId w16cid:paraId="7A596863" w16cid:durableId="5A86EE11"/>
  <w16cid:commentId w16cid:paraId="3C61B55A" w16cid:durableId="12B1A1AF"/>
  <w16cid:commentId w16cid:paraId="53DED4DA" w16cid:durableId="568C9190"/>
  <w16cid:commentId w16cid:paraId="56AAD0DE" w16cid:durableId="2EDAFBED"/>
  <w16cid:commentId w16cid:paraId="721BB78D" w16cid:durableId="711C4F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3A6"/>
    <w:multiLevelType w:val="multilevel"/>
    <w:tmpl w:val="89DC2A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C6BAF"/>
    <w:multiLevelType w:val="multilevel"/>
    <w:tmpl w:val="CA887B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E9D2E3C"/>
    <w:multiLevelType w:val="multilevel"/>
    <w:tmpl w:val="C750E6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A1F22"/>
    <w:multiLevelType w:val="multilevel"/>
    <w:tmpl w:val="0A3AA3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4EB0C96"/>
    <w:multiLevelType w:val="multilevel"/>
    <w:tmpl w:val="7B606F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9DF4414"/>
    <w:multiLevelType w:val="multilevel"/>
    <w:tmpl w:val="D6CE5D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CC0221F"/>
    <w:multiLevelType w:val="multilevel"/>
    <w:tmpl w:val="877C0C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2BC3104"/>
    <w:multiLevelType w:val="multilevel"/>
    <w:tmpl w:val="4CD6FB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53873888"/>
    <w:multiLevelType w:val="multilevel"/>
    <w:tmpl w:val="EF80C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DA31FD"/>
    <w:multiLevelType w:val="multilevel"/>
    <w:tmpl w:val="0A9077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D3E6F"/>
    <w:multiLevelType w:val="multilevel"/>
    <w:tmpl w:val="D2B8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F3FB3"/>
    <w:multiLevelType w:val="multilevel"/>
    <w:tmpl w:val="F2682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484C98"/>
    <w:multiLevelType w:val="multilevel"/>
    <w:tmpl w:val="72D6F8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963835"/>
    <w:multiLevelType w:val="multilevel"/>
    <w:tmpl w:val="2D22E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CE7F43"/>
    <w:multiLevelType w:val="multilevel"/>
    <w:tmpl w:val="07000F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196D7D"/>
    <w:multiLevelType w:val="multilevel"/>
    <w:tmpl w:val="4B38F0F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F6B7AD6"/>
    <w:multiLevelType w:val="multilevel"/>
    <w:tmpl w:val="67940C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19029">
    <w:abstractNumId w:val="4"/>
  </w:num>
  <w:num w:numId="2" w16cid:durableId="2044095449">
    <w:abstractNumId w:val="6"/>
  </w:num>
  <w:num w:numId="3" w16cid:durableId="1152940144">
    <w:abstractNumId w:val="3"/>
  </w:num>
  <w:num w:numId="4" w16cid:durableId="1463422688">
    <w:abstractNumId w:val="10"/>
  </w:num>
  <w:num w:numId="5" w16cid:durableId="496118861">
    <w:abstractNumId w:val="13"/>
  </w:num>
  <w:num w:numId="6" w16cid:durableId="1383600033">
    <w:abstractNumId w:val="8"/>
  </w:num>
  <w:num w:numId="7" w16cid:durableId="1479223261">
    <w:abstractNumId w:val="5"/>
  </w:num>
  <w:num w:numId="8" w16cid:durableId="1201472381">
    <w:abstractNumId w:val="1"/>
  </w:num>
  <w:num w:numId="9" w16cid:durableId="1209418771">
    <w:abstractNumId w:val="15"/>
  </w:num>
  <w:num w:numId="10" w16cid:durableId="1487239351">
    <w:abstractNumId w:val="7"/>
  </w:num>
  <w:num w:numId="11" w16cid:durableId="776829296">
    <w:abstractNumId w:val="11"/>
  </w:num>
  <w:num w:numId="12" w16cid:durableId="513038744">
    <w:abstractNumId w:val="2"/>
  </w:num>
  <w:num w:numId="13" w16cid:durableId="819999779">
    <w:abstractNumId w:val="12"/>
  </w:num>
  <w:num w:numId="14" w16cid:durableId="521284986">
    <w:abstractNumId w:val="9"/>
  </w:num>
  <w:num w:numId="15" w16cid:durableId="1677656123">
    <w:abstractNumId w:val="14"/>
  </w:num>
  <w:num w:numId="16" w16cid:durableId="989595317">
    <w:abstractNumId w:val="16"/>
  </w:num>
  <w:num w:numId="17" w16cid:durableId="4937655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mmerman, Amy E">
    <w15:presenceInfo w15:providerId="AD" w15:userId="S::amy.zimmerman@pnnl.gov::09f8a879-2175-4ca3-a0ed-254668db9954"/>
  </w15:person>
  <w15:person w15:author="Sheridan, Shannon A">
    <w15:presenceInfo w15:providerId="AD" w15:userId="S::shannon.sheridan@pnnl.gov::251dae4d-defd-4a25-97bc-d17e7e16fcdc"/>
  </w15:person>
  <w15:person w15:author="Bell, Sheryl L">
    <w15:presenceInfo w15:providerId="AD" w15:userId="S::sheryl.bell@pnnl.gov::19bc1f7b-bd62-4848-8ee0-09da9d73a6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1336"/>
    <w:rsid w:val="000059D8"/>
    <w:rsid w:val="00010C7E"/>
    <w:rsid w:val="000234B6"/>
    <w:rsid w:val="00043C02"/>
    <w:rsid w:val="000507D8"/>
    <w:rsid w:val="00050E03"/>
    <w:rsid w:val="00060382"/>
    <w:rsid w:val="00061B08"/>
    <w:rsid w:val="00084CFC"/>
    <w:rsid w:val="00087063"/>
    <w:rsid w:val="000C2814"/>
    <w:rsid w:val="000D4A38"/>
    <w:rsid w:val="000D53F1"/>
    <w:rsid w:val="000E6F2F"/>
    <w:rsid w:val="00124564"/>
    <w:rsid w:val="00126BCC"/>
    <w:rsid w:val="0013026C"/>
    <w:rsid w:val="001318AB"/>
    <w:rsid w:val="001374EC"/>
    <w:rsid w:val="00142A21"/>
    <w:rsid w:val="00143CCE"/>
    <w:rsid w:val="00145CDF"/>
    <w:rsid w:val="001573AF"/>
    <w:rsid w:val="001A33EF"/>
    <w:rsid w:val="001B11A9"/>
    <w:rsid w:val="001B2D95"/>
    <w:rsid w:val="001C60BC"/>
    <w:rsid w:val="001D1C90"/>
    <w:rsid w:val="001E72BB"/>
    <w:rsid w:val="001F153B"/>
    <w:rsid w:val="001F2148"/>
    <w:rsid w:val="001F4F9F"/>
    <w:rsid w:val="002024F3"/>
    <w:rsid w:val="00207972"/>
    <w:rsid w:val="00207DC2"/>
    <w:rsid w:val="00210793"/>
    <w:rsid w:val="002119E0"/>
    <w:rsid w:val="002122CB"/>
    <w:rsid w:val="00224017"/>
    <w:rsid w:val="00240FC5"/>
    <w:rsid w:val="00241DC9"/>
    <w:rsid w:val="00245A0B"/>
    <w:rsid w:val="00256ABE"/>
    <w:rsid w:val="0026545D"/>
    <w:rsid w:val="00276BCB"/>
    <w:rsid w:val="0028193E"/>
    <w:rsid w:val="00286CEB"/>
    <w:rsid w:val="002945A4"/>
    <w:rsid w:val="00296FEB"/>
    <w:rsid w:val="002A693A"/>
    <w:rsid w:val="002A74EE"/>
    <w:rsid w:val="002A7B9C"/>
    <w:rsid w:val="002B31B1"/>
    <w:rsid w:val="002B3BDC"/>
    <w:rsid w:val="002B3DC4"/>
    <w:rsid w:val="002E565A"/>
    <w:rsid w:val="002F232C"/>
    <w:rsid w:val="002F3525"/>
    <w:rsid w:val="00302C17"/>
    <w:rsid w:val="003124C3"/>
    <w:rsid w:val="00316C66"/>
    <w:rsid w:val="003222DF"/>
    <w:rsid w:val="00327578"/>
    <w:rsid w:val="003323DD"/>
    <w:rsid w:val="00342C5F"/>
    <w:rsid w:val="003458EB"/>
    <w:rsid w:val="00352EC2"/>
    <w:rsid w:val="003535C5"/>
    <w:rsid w:val="00360C0D"/>
    <w:rsid w:val="0037028E"/>
    <w:rsid w:val="003A48E3"/>
    <w:rsid w:val="003B67BC"/>
    <w:rsid w:val="003B7CF8"/>
    <w:rsid w:val="003C55BF"/>
    <w:rsid w:val="003C65ED"/>
    <w:rsid w:val="003D11FC"/>
    <w:rsid w:val="003F032C"/>
    <w:rsid w:val="003F300A"/>
    <w:rsid w:val="0040191E"/>
    <w:rsid w:val="00412382"/>
    <w:rsid w:val="00425848"/>
    <w:rsid w:val="004275CB"/>
    <w:rsid w:val="00427C11"/>
    <w:rsid w:val="00427E90"/>
    <w:rsid w:val="004425DA"/>
    <w:rsid w:val="0044417E"/>
    <w:rsid w:val="00450C8E"/>
    <w:rsid w:val="004548EF"/>
    <w:rsid w:val="0047351E"/>
    <w:rsid w:val="00474B4A"/>
    <w:rsid w:val="0048055D"/>
    <w:rsid w:val="004949DD"/>
    <w:rsid w:val="00497910"/>
    <w:rsid w:val="004A1079"/>
    <w:rsid w:val="004A3442"/>
    <w:rsid w:val="004B1B95"/>
    <w:rsid w:val="004B207B"/>
    <w:rsid w:val="004C0948"/>
    <w:rsid w:val="004C139E"/>
    <w:rsid w:val="004C28D8"/>
    <w:rsid w:val="004C730A"/>
    <w:rsid w:val="004F4970"/>
    <w:rsid w:val="004F728C"/>
    <w:rsid w:val="00521AC4"/>
    <w:rsid w:val="00522A95"/>
    <w:rsid w:val="005279D4"/>
    <w:rsid w:val="0053155D"/>
    <w:rsid w:val="00535B09"/>
    <w:rsid w:val="00536ED9"/>
    <w:rsid w:val="0055610C"/>
    <w:rsid w:val="00556F47"/>
    <w:rsid w:val="00564175"/>
    <w:rsid w:val="005821A2"/>
    <w:rsid w:val="005862EC"/>
    <w:rsid w:val="00594EAA"/>
    <w:rsid w:val="00597A5C"/>
    <w:rsid w:val="005B2873"/>
    <w:rsid w:val="005B779D"/>
    <w:rsid w:val="005C4677"/>
    <w:rsid w:val="005E3B8D"/>
    <w:rsid w:val="005E400C"/>
    <w:rsid w:val="005F4FCE"/>
    <w:rsid w:val="005F7C74"/>
    <w:rsid w:val="00606220"/>
    <w:rsid w:val="00627D06"/>
    <w:rsid w:val="006357F0"/>
    <w:rsid w:val="006463B7"/>
    <w:rsid w:val="00652557"/>
    <w:rsid w:val="006525F7"/>
    <w:rsid w:val="00660416"/>
    <w:rsid w:val="00663B8C"/>
    <w:rsid w:val="00665150"/>
    <w:rsid w:val="006657D6"/>
    <w:rsid w:val="00666CBD"/>
    <w:rsid w:val="006768C0"/>
    <w:rsid w:val="006828D8"/>
    <w:rsid w:val="00684C95"/>
    <w:rsid w:val="00693679"/>
    <w:rsid w:val="006A0821"/>
    <w:rsid w:val="006C0B15"/>
    <w:rsid w:val="006D2660"/>
    <w:rsid w:val="006E660A"/>
    <w:rsid w:val="006F512F"/>
    <w:rsid w:val="006F6F3F"/>
    <w:rsid w:val="007100BF"/>
    <w:rsid w:val="00720579"/>
    <w:rsid w:val="00726EA4"/>
    <w:rsid w:val="007328BB"/>
    <w:rsid w:val="00736A50"/>
    <w:rsid w:val="0074279D"/>
    <w:rsid w:val="00747274"/>
    <w:rsid w:val="0075133F"/>
    <w:rsid w:val="00763EE0"/>
    <w:rsid w:val="00771FEA"/>
    <w:rsid w:val="00775F13"/>
    <w:rsid w:val="00796F03"/>
    <w:rsid w:val="007A0614"/>
    <w:rsid w:val="007A17ED"/>
    <w:rsid w:val="007A369A"/>
    <w:rsid w:val="007B47B8"/>
    <w:rsid w:val="007C01A8"/>
    <w:rsid w:val="007C2DDE"/>
    <w:rsid w:val="007C4125"/>
    <w:rsid w:val="007C5DB1"/>
    <w:rsid w:val="007C623C"/>
    <w:rsid w:val="007D38D9"/>
    <w:rsid w:val="007D3E12"/>
    <w:rsid w:val="007D6D39"/>
    <w:rsid w:val="007E1AA5"/>
    <w:rsid w:val="007F26F3"/>
    <w:rsid w:val="00802BFD"/>
    <w:rsid w:val="008131BF"/>
    <w:rsid w:val="008133A4"/>
    <w:rsid w:val="0081491A"/>
    <w:rsid w:val="008211E9"/>
    <w:rsid w:val="00821C47"/>
    <w:rsid w:val="00823B2A"/>
    <w:rsid w:val="008377FC"/>
    <w:rsid w:val="00846D86"/>
    <w:rsid w:val="00847C3B"/>
    <w:rsid w:val="00860F1E"/>
    <w:rsid w:val="0087160E"/>
    <w:rsid w:val="008A11CE"/>
    <w:rsid w:val="008A25B3"/>
    <w:rsid w:val="008A5B8B"/>
    <w:rsid w:val="008A7309"/>
    <w:rsid w:val="008D1F55"/>
    <w:rsid w:val="008E1DD9"/>
    <w:rsid w:val="00902AEE"/>
    <w:rsid w:val="0090459F"/>
    <w:rsid w:val="00910130"/>
    <w:rsid w:val="00913130"/>
    <w:rsid w:val="00921510"/>
    <w:rsid w:val="00925109"/>
    <w:rsid w:val="00944BA5"/>
    <w:rsid w:val="009617E4"/>
    <w:rsid w:val="009670CD"/>
    <w:rsid w:val="0097007C"/>
    <w:rsid w:val="00971578"/>
    <w:rsid w:val="00982959"/>
    <w:rsid w:val="009864CA"/>
    <w:rsid w:val="009A1FD1"/>
    <w:rsid w:val="009A6EC6"/>
    <w:rsid w:val="009B1F28"/>
    <w:rsid w:val="009C24AF"/>
    <w:rsid w:val="009E3A4A"/>
    <w:rsid w:val="009F0D5E"/>
    <w:rsid w:val="009F50AB"/>
    <w:rsid w:val="00A049C3"/>
    <w:rsid w:val="00A04EA3"/>
    <w:rsid w:val="00A23DD5"/>
    <w:rsid w:val="00A25BF4"/>
    <w:rsid w:val="00A372A5"/>
    <w:rsid w:val="00A378A8"/>
    <w:rsid w:val="00A403AC"/>
    <w:rsid w:val="00A405C5"/>
    <w:rsid w:val="00A4DDD5"/>
    <w:rsid w:val="00A62FDF"/>
    <w:rsid w:val="00A92CC8"/>
    <w:rsid w:val="00AA06B1"/>
    <w:rsid w:val="00AA085C"/>
    <w:rsid w:val="00AC230B"/>
    <w:rsid w:val="00B04DA7"/>
    <w:rsid w:val="00B216E5"/>
    <w:rsid w:val="00B33442"/>
    <w:rsid w:val="00B42475"/>
    <w:rsid w:val="00B46A42"/>
    <w:rsid w:val="00B7289C"/>
    <w:rsid w:val="00B82E0A"/>
    <w:rsid w:val="00B87155"/>
    <w:rsid w:val="00B922B5"/>
    <w:rsid w:val="00B933C6"/>
    <w:rsid w:val="00BA034E"/>
    <w:rsid w:val="00BB033D"/>
    <w:rsid w:val="00BB5FD3"/>
    <w:rsid w:val="00BB7745"/>
    <w:rsid w:val="00BC077A"/>
    <w:rsid w:val="00BF0337"/>
    <w:rsid w:val="00BF1152"/>
    <w:rsid w:val="00BF3C8D"/>
    <w:rsid w:val="00C00278"/>
    <w:rsid w:val="00C05C4E"/>
    <w:rsid w:val="00C07420"/>
    <w:rsid w:val="00C106C2"/>
    <w:rsid w:val="00C17844"/>
    <w:rsid w:val="00C337FE"/>
    <w:rsid w:val="00C34CF3"/>
    <w:rsid w:val="00C42490"/>
    <w:rsid w:val="00C67D4D"/>
    <w:rsid w:val="00C87E6E"/>
    <w:rsid w:val="00C9173D"/>
    <w:rsid w:val="00C9225E"/>
    <w:rsid w:val="00CA3665"/>
    <w:rsid w:val="00CB3773"/>
    <w:rsid w:val="00CC2DD8"/>
    <w:rsid w:val="00CF0FE0"/>
    <w:rsid w:val="00CF5DCB"/>
    <w:rsid w:val="00D00C64"/>
    <w:rsid w:val="00D0180A"/>
    <w:rsid w:val="00D2162E"/>
    <w:rsid w:val="00D30F50"/>
    <w:rsid w:val="00D33219"/>
    <w:rsid w:val="00D3564D"/>
    <w:rsid w:val="00D514F7"/>
    <w:rsid w:val="00D60281"/>
    <w:rsid w:val="00D655D7"/>
    <w:rsid w:val="00D736A5"/>
    <w:rsid w:val="00D75037"/>
    <w:rsid w:val="00D833FC"/>
    <w:rsid w:val="00D957E7"/>
    <w:rsid w:val="00DA62F2"/>
    <w:rsid w:val="00DB2796"/>
    <w:rsid w:val="00DC4B3D"/>
    <w:rsid w:val="00DC4DA7"/>
    <w:rsid w:val="00DC5FD5"/>
    <w:rsid w:val="00DD2ED5"/>
    <w:rsid w:val="00DF1D86"/>
    <w:rsid w:val="00DF221E"/>
    <w:rsid w:val="00DF241F"/>
    <w:rsid w:val="00DF3F23"/>
    <w:rsid w:val="00DF67E1"/>
    <w:rsid w:val="00E04410"/>
    <w:rsid w:val="00E23454"/>
    <w:rsid w:val="00E238C3"/>
    <w:rsid w:val="00E35ED7"/>
    <w:rsid w:val="00E4456C"/>
    <w:rsid w:val="00E53FB1"/>
    <w:rsid w:val="00E75347"/>
    <w:rsid w:val="00E9615B"/>
    <w:rsid w:val="00EB7AB2"/>
    <w:rsid w:val="00EB7EED"/>
    <w:rsid w:val="00EC43EF"/>
    <w:rsid w:val="00EF2219"/>
    <w:rsid w:val="00EF26BD"/>
    <w:rsid w:val="00F00C1A"/>
    <w:rsid w:val="00F03254"/>
    <w:rsid w:val="00F155F6"/>
    <w:rsid w:val="00F315BC"/>
    <w:rsid w:val="00F44E27"/>
    <w:rsid w:val="00F4656A"/>
    <w:rsid w:val="00F472C6"/>
    <w:rsid w:val="00F47735"/>
    <w:rsid w:val="00F54EBE"/>
    <w:rsid w:val="00F56254"/>
    <w:rsid w:val="00F65292"/>
    <w:rsid w:val="00F7425B"/>
    <w:rsid w:val="00F7716A"/>
    <w:rsid w:val="00F8183A"/>
    <w:rsid w:val="00F8367A"/>
    <w:rsid w:val="00F92CD3"/>
    <w:rsid w:val="00F94B0B"/>
    <w:rsid w:val="00FA22C2"/>
    <w:rsid w:val="00FA3DBD"/>
    <w:rsid w:val="00FA7D4D"/>
    <w:rsid w:val="00FB0A65"/>
    <w:rsid w:val="00FC1DA4"/>
    <w:rsid w:val="00FD58DC"/>
    <w:rsid w:val="00FE1AE1"/>
    <w:rsid w:val="0185BB3B"/>
    <w:rsid w:val="027D65C1"/>
    <w:rsid w:val="043A4358"/>
    <w:rsid w:val="04AFEEF4"/>
    <w:rsid w:val="051D543E"/>
    <w:rsid w:val="11373B65"/>
    <w:rsid w:val="1190005F"/>
    <w:rsid w:val="1324CA6D"/>
    <w:rsid w:val="13FF562E"/>
    <w:rsid w:val="19126ED6"/>
    <w:rsid w:val="1DD05EDC"/>
    <w:rsid w:val="221ADBF0"/>
    <w:rsid w:val="2253DF1F"/>
    <w:rsid w:val="2F3BE98F"/>
    <w:rsid w:val="334D801B"/>
    <w:rsid w:val="34B3980C"/>
    <w:rsid w:val="350D496D"/>
    <w:rsid w:val="36D38755"/>
    <w:rsid w:val="40706C4E"/>
    <w:rsid w:val="435E1D2C"/>
    <w:rsid w:val="4416DC40"/>
    <w:rsid w:val="4931DBF3"/>
    <w:rsid w:val="4A12FDC5"/>
    <w:rsid w:val="4AA01791"/>
    <w:rsid w:val="4BB3D7B8"/>
    <w:rsid w:val="4C42608C"/>
    <w:rsid w:val="4FA77DC2"/>
    <w:rsid w:val="52C68707"/>
    <w:rsid w:val="56860DA6"/>
    <w:rsid w:val="59991091"/>
    <w:rsid w:val="5A102BAA"/>
    <w:rsid w:val="600F0471"/>
    <w:rsid w:val="64760C57"/>
    <w:rsid w:val="665B4C86"/>
    <w:rsid w:val="67731648"/>
    <w:rsid w:val="67D9E515"/>
    <w:rsid w:val="6998E80C"/>
    <w:rsid w:val="6A914E94"/>
    <w:rsid w:val="6AD489B3"/>
    <w:rsid w:val="6B08275D"/>
    <w:rsid w:val="6BF6279E"/>
    <w:rsid w:val="70851161"/>
    <w:rsid w:val="72A06092"/>
    <w:rsid w:val="754B7A9C"/>
    <w:rsid w:val="7733C0DA"/>
    <w:rsid w:val="7CA06600"/>
    <w:rsid w:val="7CA98080"/>
    <w:rsid w:val="7DCE4B49"/>
    <w:rsid w:val="7E15D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73EC"/>
  <w15:chartTrackingRefBased/>
  <w15:docId w15:val="{BACAADB8-362B-49D4-90FA-C46B3168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CB"/>
    <w:rPr>
      <w:rFonts w:eastAsiaTheme="majorEastAsia" w:cstheme="majorBidi"/>
      <w:color w:val="272727" w:themeColor="text1" w:themeTint="D8"/>
    </w:rPr>
  </w:style>
  <w:style w:type="paragraph" w:styleId="Title">
    <w:name w:val="Title"/>
    <w:basedOn w:val="Normal"/>
    <w:next w:val="Normal"/>
    <w:link w:val="TitleChar"/>
    <w:uiPriority w:val="10"/>
    <w:qFormat/>
    <w:rsid w:val="0027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CB"/>
    <w:pPr>
      <w:spacing w:before="160"/>
      <w:jc w:val="center"/>
    </w:pPr>
    <w:rPr>
      <w:i/>
      <w:iCs/>
      <w:color w:val="404040" w:themeColor="text1" w:themeTint="BF"/>
    </w:rPr>
  </w:style>
  <w:style w:type="character" w:customStyle="1" w:styleId="QuoteChar">
    <w:name w:val="Quote Char"/>
    <w:basedOn w:val="DefaultParagraphFont"/>
    <w:link w:val="Quote"/>
    <w:uiPriority w:val="29"/>
    <w:rsid w:val="00276BCB"/>
    <w:rPr>
      <w:i/>
      <w:iCs/>
      <w:color w:val="404040" w:themeColor="text1" w:themeTint="BF"/>
    </w:rPr>
  </w:style>
  <w:style w:type="paragraph" w:styleId="ListParagraph">
    <w:name w:val="List Paragraph"/>
    <w:basedOn w:val="Normal"/>
    <w:uiPriority w:val="34"/>
    <w:qFormat/>
    <w:rsid w:val="00276BCB"/>
    <w:pPr>
      <w:ind w:left="720"/>
      <w:contextualSpacing/>
    </w:pPr>
  </w:style>
  <w:style w:type="character" w:styleId="IntenseEmphasis">
    <w:name w:val="Intense Emphasis"/>
    <w:basedOn w:val="DefaultParagraphFont"/>
    <w:uiPriority w:val="21"/>
    <w:qFormat/>
    <w:rsid w:val="00276BCB"/>
    <w:rPr>
      <w:i/>
      <w:iCs/>
      <w:color w:val="0F4761" w:themeColor="accent1" w:themeShade="BF"/>
    </w:rPr>
  </w:style>
  <w:style w:type="paragraph" w:styleId="IntenseQuote">
    <w:name w:val="Intense Quote"/>
    <w:basedOn w:val="Normal"/>
    <w:next w:val="Normal"/>
    <w:link w:val="IntenseQuoteChar"/>
    <w:uiPriority w:val="30"/>
    <w:qFormat/>
    <w:rsid w:val="0027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CB"/>
    <w:rPr>
      <w:i/>
      <w:iCs/>
      <w:color w:val="0F4761" w:themeColor="accent1" w:themeShade="BF"/>
    </w:rPr>
  </w:style>
  <w:style w:type="character" w:styleId="IntenseReference">
    <w:name w:val="Intense Reference"/>
    <w:basedOn w:val="DefaultParagraphFont"/>
    <w:uiPriority w:val="32"/>
    <w:qFormat/>
    <w:rsid w:val="00276BCB"/>
    <w:rPr>
      <w:b/>
      <w:bCs/>
      <w:smallCaps/>
      <w:color w:val="0F4761" w:themeColor="accent1" w:themeShade="BF"/>
      <w:spacing w:val="5"/>
    </w:rPr>
  </w:style>
  <w:style w:type="character" w:styleId="Hyperlink">
    <w:name w:val="Hyperlink"/>
    <w:basedOn w:val="DefaultParagraphFont"/>
    <w:uiPriority w:val="99"/>
    <w:unhideWhenUsed/>
    <w:rsid w:val="00C67D4D"/>
    <w:rPr>
      <w:color w:val="467886" w:themeColor="hyperlink"/>
      <w:u w:val="single"/>
    </w:rPr>
  </w:style>
  <w:style w:type="character" w:styleId="UnresolvedMention">
    <w:name w:val="Unresolved Mention"/>
    <w:basedOn w:val="DefaultParagraphFont"/>
    <w:uiPriority w:val="99"/>
    <w:semiHidden/>
    <w:unhideWhenUsed/>
    <w:rsid w:val="00C67D4D"/>
    <w:rPr>
      <w:color w:val="605E5C"/>
      <w:shd w:val="clear" w:color="auto" w:fill="E1DFDD"/>
    </w:rPr>
  </w:style>
  <w:style w:type="character" w:styleId="CommentReference">
    <w:name w:val="annotation reference"/>
    <w:basedOn w:val="DefaultParagraphFont"/>
    <w:uiPriority w:val="99"/>
    <w:semiHidden/>
    <w:unhideWhenUsed/>
    <w:rsid w:val="00AA085C"/>
    <w:rPr>
      <w:sz w:val="16"/>
      <w:szCs w:val="16"/>
    </w:rPr>
  </w:style>
  <w:style w:type="paragraph" w:styleId="CommentText">
    <w:name w:val="annotation text"/>
    <w:basedOn w:val="Normal"/>
    <w:link w:val="CommentTextChar"/>
    <w:uiPriority w:val="99"/>
    <w:semiHidden/>
    <w:unhideWhenUsed/>
    <w:rsid w:val="00AA085C"/>
    <w:pPr>
      <w:spacing w:line="240" w:lineRule="auto"/>
    </w:pPr>
    <w:rPr>
      <w:sz w:val="20"/>
      <w:szCs w:val="20"/>
    </w:rPr>
  </w:style>
  <w:style w:type="character" w:customStyle="1" w:styleId="CommentTextChar">
    <w:name w:val="Comment Text Char"/>
    <w:basedOn w:val="DefaultParagraphFont"/>
    <w:link w:val="CommentText"/>
    <w:uiPriority w:val="99"/>
    <w:semiHidden/>
    <w:rsid w:val="00AA085C"/>
    <w:rPr>
      <w:sz w:val="20"/>
      <w:szCs w:val="20"/>
    </w:rPr>
  </w:style>
  <w:style w:type="paragraph" w:styleId="CommentSubject">
    <w:name w:val="annotation subject"/>
    <w:basedOn w:val="CommentText"/>
    <w:next w:val="CommentText"/>
    <w:link w:val="CommentSubjectChar"/>
    <w:uiPriority w:val="99"/>
    <w:semiHidden/>
    <w:unhideWhenUsed/>
    <w:rsid w:val="00AA085C"/>
    <w:rPr>
      <w:b/>
      <w:bCs/>
    </w:rPr>
  </w:style>
  <w:style w:type="character" w:customStyle="1" w:styleId="CommentSubjectChar">
    <w:name w:val="Comment Subject Char"/>
    <w:basedOn w:val="CommentTextChar"/>
    <w:link w:val="CommentSubject"/>
    <w:uiPriority w:val="99"/>
    <w:semiHidden/>
    <w:rsid w:val="00AA085C"/>
    <w:rPr>
      <w:b/>
      <w:bCs/>
      <w:sz w:val="20"/>
      <w:szCs w:val="20"/>
    </w:rPr>
  </w:style>
  <w:style w:type="character" w:styleId="Mention">
    <w:name w:val="Mention"/>
    <w:basedOn w:val="DefaultParagraphFont"/>
    <w:uiPriority w:val="99"/>
    <w:unhideWhenUsed/>
    <w:rsid w:val="00AA085C"/>
    <w:rPr>
      <w:color w:val="2B579A"/>
      <w:shd w:val="clear" w:color="auto" w:fill="E1DFDD"/>
    </w:rPr>
  </w:style>
  <w:style w:type="character" w:styleId="Emphasis">
    <w:name w:val="Emphasis"/>
    <w:basedOn w:val="DefaultParagraphFont"/>
    <w:uiPriority w:val="20"/>
    <w:qFormat/>
    <w:rsid w:val="002119E0"/>
    <w:rPr>
      <w:i/>
      <w:iCs/>
    </w:rPr>
  </w:style>
  <w:style w:type="paragraph" w:customStyle="1" w:styleId="paragraph">
    <w:name w:val="paragraph"/>
    <w:basedOn w:val="Normal"/>
    <w:rsid w:val="004A34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A3442"/>
  </w:style>
  <w:style w:type="character" w:customStyle="1" w:styleId="eop">
    <w:name w:val="eop"/>
    <w:basedOn w:val="DefaultParagraphFont"/>
    <w:rsid w:val="004A3442"/>
  </w:style>
  <w:style w:type="character" w:customStyle="1" w:styleId="anchor-text">
    <w:name w:val="anchor-text"/>
    <w:basedOn w:val="DefaultParagraphFont"/>
    <w:rsid w:val="004A3442"/>
  </w:style>
  <w:style w:type="paragraph" w:customStyle="1" w:styleId="p1">
    <w:name w:val="p1"/>
    <w:basedOn w:val="Normal"/>
    <w:rsid w:val="009670CD"/>
    <w:pPr>
      <w:spacing w:after="0" w:line="240" w:lineRule="auto"/>
    </w:pPr>
    <w:rPr>
      <w:rFonts w:ascii="Helvetica" w:eastAsia="Times New Roman" w:hAnsi="Helvetica"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12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heryl.bell@pnnl.gov" TargetMode="External"/><Relationship Id="rId18" Type="http://schemas.openxmlformats.org/officeDocument/2006/relationships/hyperlink" Target="https://doi.org/10.1016/j.soilbio.2011.03.017" TargetMode="External"/><Relationship Id="rId26" Type="http://schemas.openxmlformats.org/officeDocument/2006/relationships/hyperlink" Target="https://doi.org/10.3389/frmbi.2023.1078024;" TargetMode="External"/><Relationship Id="rId39" Type="http://schemas.openxmlformats.org/officeDocument/2006/relationships/hyperlink" Target="https://doi.org/10.1128/msystems.00099-24" TargetMode="External"/><Relationship Id="rId21" Type="http://schemas.openxmlformats.org/officeDocument/2006/relationships/hyperlink" Target="https://doi.org/10.1007/s003740050030" TargetMode="External"/><Relationship Id="rId34" Type="http://schemas.openxmlformats.org/officeDocument/2006/relationships/hyperlink" Target="https://doi.org/10.1016/j.apgeochem.2017.01.011"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oi.org/10.3389/frmbi.2023.1078024;" TargetMode="External"/><Relationship Id="rId20" Type="http://schemas.openxmlformats.org/officeDocument/2006/relationships/hyperlink" Target="https://doi.org/10.1016/j.soilbio.2019.107561" TargetMode="External"/><Relationship Id="rId29" Type="http://schemas.openxmlformats.org/officeDocument/2006/relationships/hyperlink" Target="https://www.google.com/search?q=10.1093%2Foso%2F9780195120837.001.0001&amp;sca_esv=b8281854a4bc4e84&amp;rlz=1C5CHFA_enUS1169US1169&amp;ei=UNkDaYzuB-bh0PEPuMjsEQ&amp;ved=2ahUKEwj5xdPt78yQAxX_CjQIHfdtNNEQgK4QegQIAxAC&amp;uact=5&amp;oq=soil+pH+standard+soil+methods+for+Long-term+ecological+reasearch+DOI&amp;gs_lp=Egxnd3Mtd2l6LXNlcnAiRHNvaWwgcEggc3RhbmRhcmQgc29pbCBtZXRob2RzIGZvciBMb25nLXRlcm0gZWNvbG9naWNhbCByZWFzZWFyY2ggRE9JSI0fULEJWLgPcAF4AJABAJgBhgGgAesCqgEDMy4xuAEDyAEA-AEBmAIAoAIAmAMA4gMFEgExIECIBgGSBwCgB4gKsgcAuAcAwgcAyAcA&amp;sclient=gws-wiz-serp&amp;mstk=AUtExfA7GAdYv-hdG6Ol2aJn_SfgEtqNKZB8km-3MilxXWdbfMkq_KUuyU8nyLFlwDpGHvnJZZt8F_UUtjLuUL_SuaVX_bjbMdrwBGdBCHn09xnQpFjPcUIdEUrWO3wYj9-PKmcXVN4yxObE0QBmO877I0eajxJjVW3IGAJOrOtxdtsT9DSvl4T6L3eH4Fcvq9EiVH65&amp;csui=3" TargetMode="External"/><Relationship Id="rId41" Type="http://schemas.openxmlformats.org/officeDocument/2006/relationships/hyperlink" Target="https://doi.org/10.1128/msystems.00055-1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doi.org/10.1016/j.soilbio.2011.11.002" TargetMode="External"/><Relationship Id="rId32" Type="http://schemas.openxmlformats.org/officeDocument/2006/relationships/hyperlink" Target="https://www.sciencedirect.com/science/article/pii/0038071782900013" TargetMode="External"/><Relationship Id="rId37" Type="http://schemas.openxmlformats.org/officeDocument/2006/relationships/hyperlink" Target="https://doi.org/10.2136/sssaj2009.0389" TargetMode="External"/><Relationship Id="rId40" Type="http://schemas.openxmlformats.org/officeDocument/2006/relationships/hyperlink" Target="https://doi.org/10.3389/frmbi.2023.1078024;" TargetMode="External"/><Relationship Id="rId5" Type="http://schemas.openxmlformats.org/officeDocument/2006/relationships/styles" Target="styles.xml"/><Relationship Id="rId15" Type="http://schemas.openxmlformats.org/officeDocument/2006/relationships/hyperlink" Target="https://doi.org/10.1128/msystems.00099-24" TargetMode="External"/><Relationship Id="rId23" Type="http://schemas.openxmlformats.org/officeDocument/2006/relationships/hyperlink" Target="https://doi.org/10.1016/j.soilbio.2011.03.017" TargetMode="External"/><Relationship Id="rId28" Type="http://schemas.openxmlformats.org/officeDocument/2006/relationships/hyperlink" Target="https://www.google.com/search?q=10.1093%2Foso%2F9780195120837.001.0001&amp;sca_esv=b8281854a4bc4e84&amp;rlz=1C5CHFA_enUS1169US1169&amp;ei=UNkDaYzuB-bh0PEPuMjsEQ&amp;ved=2ahUKEwj5xdPt78yQAxX_CjQIHfdtNNEQgK4QegQIAxAC&amp;uact=5&amp;oq=soil+pH+standard+soil+methods+for+Long-term+ecological+reasearch+DOI&amp;gs_lp=Egxnd3Mtd2l6LXNlcnAiRHNvaWwgcEggc3RhbmRhcmQgc29pbCBtZXRob2RzIGZvciBMb25nLXRlcm0gZWNvbG9naWNhbCByZWFzZWFyY2ggRE9JSI0fULEJWLgPcAF4AJABAJgBhgGgAesCqgEDMy4xuAEDyAEA-AEBmAIAoAIAmAMA4gMFEgExIECIBgGSBwCgB4gKsgcAuAcAwgcAyAcA&amp;sclient=gws-wiz-serp&amp;mstk=AUtExfA7GAdYv-hdG6Ol2aJn_SfgEtqNKZB8km-3MilxXWdbfMkq_KUuyU8nyLFlwDpGHvnJZZt8F_UUtjLuUL_SuaVX_bjbMdrwBGdBCHn09xnQpFjPcUIdEUrWO3wYj9-PKmcXVN4yxObE0QBmO877I0eajxJjVW3IGAJOrOtxdtsT9DSvl4T6L3eH4Fcvq9EiVH65&amp;csui=3" TargetMode="External"/><Relationship Id="rId36" Type="http://schemas.openxmlformats.org/officeDocument/2006/relationships/hyperlink" Target="https://www.google.com/search?q=10.1093%2Foso%2F9780195120837.001.0001&amp;sca_esv=b8281854a4bc4e84&amp;rlz=1C5CHFA_enUS1169US1169&amp;ei=UNkDaYzuB-bh0PEPuMjsEQ&amp;ved=2ahUKEwj5xdPt78yQAxX_CjQIHfdtNNEQgK4QegQIAxAC&amp;uact=5&amp;oq=soil+pH+standard+soil+methods+for+Long-term+ecological+reasearch+DOI&amp;gs_lp=Egxnd3Mtd2l6LXNlcnAiRHNvaWwgcEggc3RhbmRhcmQgc29pbCBtZXRob2RzIGZvciBMb25nLXRlcm0gZWNvbG9naWNhbCByZWFzZWFyY2ggRE9JSI0fULEJWLgPcAF4AJABAJgBhgGgAesCqgEDMy4xuAEDyAEA-AEBmAIAoAIAmAMA4gMFEgExIECIBgGSBwCgB4gKsgcAuAcAwgcAyAcA&amp;sclient=gws-wiz-serp&amp;mstk=AUtExfA7GAdYv-hdG6Ol2aJn_SfgEtqNKZB8km-3MilxXWdbfMkq_KUuyU8nyLFlwDpGHvnJZZt8F_UUtjLuUL_SuaVX_bjbMdrwBGdBCHn09xnQpFjPcUIdEUrWO3wYj9-PKmcXVN4yxObE0QBmO877I0eajxJjVW3IGAJOrOtxdtsT9DSvl4T6L3eH4Fcvq9EiVH65&amp;csui=3" TargetMode="External"/><Relationship Id="rId10" Type="http://schemas.microsoft.com/office/2016/09/relationships/commentsIds" Target="commentsIds.xml"/><Relationship Id="rId19" Type="http://schemas.openxmlformats.org/officeDocument/2006/relationships/hyperlink" Target="https://doi.org/10.1016/j.soilbio.2011.11.002" TargetMode="External"/><Relationship Id="rId31" Type="http://schemas.openxmlformats.org/officeDocument/2006/relationships/hyperlink" Target="https://doi.org/10.1016/j.scitotenv.2021.150514)" TargetMode="External"/><Relationship Id="rId44"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doi.org/10.1128/AEM.69.6.3593-3599.2003" TargetMode="External"/><Relationship Id="rId22" Type="http://schemas.openxmlformats.org/officeDocument/2006/relationships/hyperlink" Target="https://doi.org/10.1016/j.scitotenv.2021.150514)" TargetMode="External"/><Relationship Id="rId27" Type="http://schemas.openxmlformats.org/officeDocument/2006/relationships/hyperlink" Target="https://doi.org/10.1128/msystems.00055-19" TargetMode="External"/><Relationship Id="rId30" Type="http://schemas.openxmlformats.org/officeDocument/2006/relationships/hyperlink" Target="https://doi.org/10.1007/s003740050030" TargetMode="External"/><Relationship Id="rId35" Type="http://schemas.openxmlformats.org/officeDocument/2006/relationships/hyperlink" Target="https://doi.org/10.2134/jeq2001.2206"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mailto:kirsten.hofmockel@pnnl.gov" TargetMode="External"/><Relationship Id="rId17" Type="http://schemas.openxmlformats.org/officeDocument/2006/relationships/hyperlink" Target="https://doi.org/10.1128/msystems.00055-19" TargetMode="External"/><Relationship Id="rId25" Type="http://schemas.openxmlformats.org/officeDocument/2006/relationships/hyperlink" Target="https://doi.org/10.1128/msystems.00099-24" TargetMode="External"/><Relationship Id="rId33" Type="http://schemas.openxmlformats.org/officeDocument/2006/relationships/hyperlink" Target="https://doi.org/10.1016/j.talanta.2009.01.029" TargetMode="External"/><Relationship Id="rId38" Type="http://schemas.openxmlformats.org/officeDocument/2006/relationships/hyperlink" Target="https://doi.org/10.2134/jeq2001.2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ic xmlns="2a37cd1d-6a01-4017-b72b-5df7838ed999" xsi:nil="true"/>
    <TaxCatchAll xmlns="5cece13e-3376-4417-9525-be60b11a89a8" xsi:nil="true"/>
    <lcf76f155ced4ddcb4097134ff3c332f xmlns="2a37cd1d-6a01-4017-b72b-5df7838ed99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fa5596f2e4479d6b6a0b5cc9905d5496">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8e7100eb0d44ae244c7ebf5c36cb8911"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65E896-7611-41A1-A368-42E37F27DAE2}">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customXml/itemProps2.xml><?xml version="1.0" encoding="utf-8"?>
<ds:datastoreItem xmlns:ds="http://schemas.openxmlformats.org/officeDocument/2006/customXml" ds:itemID="{967DAEF8-5FEC-4C1D-90A4-41A8F3C23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DBAF21-9361-4A22-995F-9DD7885FAB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7458</Words>
  <Characters>43335</Characters>
  <Application>Microsoft Office Word</Application>
  <DocSecurity>0</DocSecurity>
  <Lines>817</Lines>
  <Paragraphs>365</Paragraphs>
  <ScaleCrop>false</ScaleCrop>
  <Company/>
  <LinksUpToDate>false</LinksUpToDate>
  <CharactersWithSpaces>50428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Shannon A</dc:creator>
  <cp:keywords/>
  <dc:description/>
  <cp:lastModifiedBy>Bell, Sheryl L</cp:lastModifiedBy>
  <cp:revision>259</cp:revision>
  <dcterms:created xsi:type="dcterms:W3CDTF">2025-10-13T20:28:00Z</dcterms:created>
  <dcterms:modified xsi:type="dcterms:W3CDTF">2026-01-28T20:52:00Z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0x010100564BF1EED8066142A4AB9FA894223E64</vt:lpwstr>
  </property>
  <property fmtid="{D5CDD505-2E9C-101B-9397-08002B2CF9AE}" pid="3" name="MediaServiceImageTags">
    <vt:lpwstr/>
  </property>
  <property fmtid="{D5CDD505-2E9C-101B-9397-08002B2CF9AE}" pid="4" name="docLang">
    <vt:lpwstr>en</vt:lpwstr>
  </property>
</Properties>
</file>