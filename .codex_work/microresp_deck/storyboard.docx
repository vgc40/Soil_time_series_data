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9564D" w:rsidP="00924608" w:rsidRDefault="00004A1E" w14:paraId="337F9420" w14:textId="49A8C7BB">
      <w:pPr>
        <w:rPr>
          <w:rFonts w:ascii="Arial" w:hAnsi="Arial" w:cs="Arial"/>
          <w:sz w:val="22"/>
          <w:szCs w:val="22"/>
        </w:rPr>
      </w:pPr>
      <w:r w:rsidRPr="007165E7">
        <w:rPr>
          <w:rFonts w:ascii="Arial" w:hAnsi="Arial" w:cs="Arial"/>
          <w:b/>
          <w:bCs/>
          <w:i/>
          <w:iCs/>
          <w:sz w:val="22"/>
          <w:szCs w:val="22"/>
          <w:highlight w:val="yellow"/>
          <w:u w:val="single"/>
        </w:rPr>
        <w:t>Note:</w:t>
      </w:r>
      <w:r w:rsidRPr="007165E7">
        <w:rPr>
          <w:rFonts w:ascii="Arial" w:hAnsi="Arial" w:cs="Arial"/>
          <w:b/>
          <w:bCs/>
          <w:sz w:val="22"/>
          <w:szCs w:val="22"/>
        </w:rPr>
        <w:t xml:space="preserve"> </w:t>
      </w:r>
      <w:r w:rsidRPr="007165E7">
        <w:rPr>
          <w:rFonts w:ascii="Arial" w:hAnsi="Arial" w:cs="Arial"/>
          <w:sz w:val="22"/>
          <w:szCs w:val="22"/>
        </w:rPr>
        <w:t xml:space="preserve">I used Claude </w:t>
      </w:r>
      <w:r w:rsidRPr="007165E7" w:rsidR="00BD6D3A">
        <w:rPr>
          <w:rFonts w:ascii="Arial" w:hAnsi="Arial" w:cs="Arial"/>
          <w:sz w:val="22"/>
          <w:szCs w:val="22"/>
        </w:rPr>
        <w:t>Opus 4</w:t>
      </w:r>
      <w:r w:rsidRPr="007165E7" w:rsidR="00E65D75">
        <w:rPr>
          <w:rFonts w:ascii="Arial" w:hAnsi="Arial" w:cs="Arial"/>
          <w:sz w:val="22"/>
          <w:szCs w:val="22"/>
        </w:rPr>
        <w:t>.6</w:t>
      </w:r>
      <w:r w:rsidRPr="007165E7">
        <w:rPr>
          <w:rFonts w:ascii="Arial" w:hAnsi="Arial" w:cs="Arial"/>
          <w:sz w:val="22"/>
          <w:szCs w:val="22"/>
        </w:rPr>
        <w:t xml:space="preserve"> and GTP 5.</w:t>
      </w:r>
      <w:r w:rsidRPr="007165E7" w:rsidR="00E65D75">
        <w:rPr>
          <w:rFonts w:ascii="Arial" w:hAnsi="Arial" w:cs="Arial"/>
          <w:sz w:val="22"/>
          <w:szCs w:val="22"/>
        </w:rPr>
        <w:t>5 Thinking</w:t>
      </w:r>
      <w:r w:rsidRPr="007165E7">
        <w:rPr>
          <w:rFonts w:ascii="Arial" w:hAnsi="Arial" w:cs="Arial"/>
          <w:sz w:val="22"/>
          <w:szCs w:val="22"/>
        </w:rPr>
        <w:t xml:space="preserve"> (enterprise)</w:t>
      </w:r>
      <w:r w:rsidRPr="00B9564D" w:rsidR="00B9564D">
        <w:t xml:space="preserve"> </w:t>
      </w:r>
      <w:r w:rsidRPr="00B9564D" w:rsidR="00B9564D">
        <w:rPr>
          <w:rFonts w:ascii="Arial" w:hAnsi="Arial" w:cs="Arial"/>
          <w:sz w:val="22"/>
          <w:szCs w:val="22"/>
        </w:rPr>
        <w:t xml:space="preserve">to support storyboard organization, manuscript drafting, data analysis planning, statistical interpretation, figure caption development, and R code generation/troubleshooting. These tools were </w:t>
      </w:r>
      <w:r w:rsidR="00B9564D">
        <w:rPr>
          <w:rFonts w:ascii="Arial" w:hAnsi="Arial" w:cs="Arial"/>
          <w:sz w:val="22"/>
          <w:szCs w:val="22"/>
        </w:rPr>
        <w:t xml:space="preserve">also </w:t>
      </w:r>
      <w:r w:rsidRPr="00B9564D" w:rsidR="00B9564D">
        <w:rPr>
          <w:rFonts w:ascii="Arial" w:hAnsi="Arial" w:cs="Arial"/>
          <w:sz w:val="22"/>
          <w:szCs w:val="22"/>
        </w:rPr>
        <w:t>used to help evaluate whether interpretations of MicroResp trajectory clustering, MEFISTO latent factors, factor-specific reconstructed trajectories, feature weights, and pathway enrichment results were consistent with the underlying outputs.</w:t>
      </w:r>
    </w:p>
    <w:p w:rsidRPr="007165E7" w:rsidR="00924608" w:rsidP="00924608" w:rsidRDefault="00924608" w14:paraId="7D013B47" w14:textId="49072E14">
      <w:pPr>
        <w:rPr>
          <w:rFonts w:ascii="Arial" w:hAnsi="Arial" w:cs="Arial"/>
          <w:sz w:val="22"/>
          <w:szCs w:val="22"/>
        </w:rPr>
      </w:pPr>
      <w:r w:rsidRPr="007165E7">
        <w:rPr>
          <w:rFonts w:ascii="Arial" w:hAnsi="Arial" w:cs="Arial"/>
          <w:b/>
          <w:bCs/>
          <w:sz w:val="22"/>
          <w:szCs w:val="22"/>
        </w:rPr>
        <w:t>Potential Journals:</w:t>
      </w:r>
      <w:r w:rsidRPr="007165E7">
        <w:rPr>
          <w:rFonts w:ascii="Arial" w:hAnsi="Arial" w:cs="Arial"/>
          <w:sz w:val="22"/>
          <w:szCs w:val="22"/>
        </w:rPr>
        <w:t> </w:t>
      </w:r>
      <w:commentRangeStart w:id="0"/>
      <w:commentRangeStart w:id="1"/>
      <w:r w:rsidRPr="007165E7" w:rsidR="009C1338">
        <w:rPr>
          <w:rFonts w:ascii="Arial" w:hAnsi="Arial" w:cs="Arial"/>
          <w:sz w:val="22"/>
          <w:szCs w:val="22"/>
        </w:rPr>
        <w:t>SBB</w:t>
      </w:r>
      <w:r w:rsidRPr="007165E7" w:rsidR="3A39346E">
        <w:rPr>
          <w:rFonts w:ascii="Arial" w:hAnsi="Arial" w:cs="Arial"/>
          <w:sz w:val="22"/>
          <w:szCs w:val="22"/>
        </w:rPr>
        <w:t>?</w:t>
      </w:r>
      <w:commentRangeEnd w:id="0"/>
      <w:r w:rsidRPr="007165E7">
        <w:rPr>
          <w:rStyle w:val="CommentReference"/>
          <w:rFonts w:ascii="Arial" w:hAnsi="Arial" w:cs="Arial"/>
          <w:sz w:val="22"/>
          <w:szCs w:val="22"/>
        </w:rPr>
        <w:commentReference w:id="0"/>
      </w:r>
      <w:commentRangeEnd w:id="1"/>
      <w:r>
        <w:rPr>
          <w:rStyle w:val="CommentReference"/>
        </w:rPr>
        <w:commentReference w:id="1"/>
      </w:r>
    </w:p>
    <w:p w:rsidRPr="007165E7" w:rsidR="00087DEF" w:rsidP="00087DEF" w:rsidRDefault="00924608" w14:paraId="5CA44F55" w14:textId="0C0CE699">
      <w:pPr>
        <w:rPr>
          <w:rFonts w:ascii="Arial" w:hAnsi="Arial" w:cs="Arial"/>
          <w:b/>
          <w:bCs/>
          <w:sz w:val="22"/>
          <w:szCs w:val="22"/>
        </w:rPr>
      </w:pPr>
      <w:r w:rsidRPr="007165E7">
        <w:rPr>
          <w:rFonts w:ascii="Arial" w:hAnsi="Arial" w:cs="Arial"/>
          <w:b/>
          <w:bCs/>
          <w:sz w:val="22"/>
          <w:szCs w:val="22"/>
        </w:rPr>
        <w:t xml:space="preserve">Team members: </w:t>
      </w:r>
      <w:r w:rsidRPr="007165E7" w:rsidR="00087DEF">
        <w:rPr>
          <w:rFonts w:ascii="Arial" w:hAnsi="Arial" w:cs="Arial"/>
          <w:sz w:val="22"/>
          <w:szCs w:val="22"/>
        </w:rPr>
        <w:t xml:space="preserve">Vanessa Garayburu-Caruso, </w:t>
      </w:r>
      <w:r w:rsidRPr="007165E7" w:rsidR="3A463AF4">
        <w:rPr>
          <w:rFonts w:ascii="Arial" w:hAnsi="Arial" w:cs="Arial"/>
          <w:sz w:val="22"/>
          <w:szCs w:val="22"/>
        </w:rPr>
        <w:t xml:space="preserve">David Degnan, </w:t>
      </w:r>
      <w:r w:rsidRPr="007165E7" w:rsidR="00087DEF">
        <w:rPr>
          <w:rFonts w:ascii="Arial" w:hAnsi="Arial" w:cs="Arial"/>
          <w:sz w:val="22"/>
          <w:szCs w:val="22"/>
        </w:rPr>
        <w:t>Sheryl Bell, Evan Warburton, Sharon Zhao, Regan McDearis, Josue</w:t>
      </w:r>
      <w:r w:rsidRPr="007165E7" w:rsidR="682B8F9F">
        <w:rPr>
          <w:rFonts w:ascii="Arial" w:hAnsi="Arial" w:cs="Arial"/>
          <w:sz w:val="22"/>
          <w:szCs w:val="22"/>
        </w:rPr>
        <w:t xml:space="preserve"> Rodriguez-Ramos</w:t>
      </w:r>
      <w:r w:rsidRPr="007165E7" w:rsidR="00087DEF">
        <w:rPr>
          <w:rFonts w:ascii="Arial" w:hAnsi="Arial" w:cs="Arial"/>
          <w:sz w:val="22"/>
          <w:szCs w:val="22"/>
        </w:rPr>
        <w:t>, Amy Zimmerman, Kirsten Hofmockel</w:t>
      </w:r>
    </w:p>
    <w:p w:rsidRPr="007165E7" w:rsidR="00924608" w:rsidP="00924608" w:rsidRDefault="00087DEF" w14:paraId="334C1A7D" w14:textId="559F786E">
      <w:pPr>
        <w:rPr>
          <w:rFonts w:ascii="Arial" w:hAnsi="Arial" w:cs="Arial"/>
          <w:sz w:val="22"/>
          <w:szCs w:val="22"/>
        </w:rPr>
      </w:pPr>
      <w:r w:rsidRPr="007165E7">
        <w:rPr>
          <w:rFonts w:ascii="Arial" w:hAnsi="Arial" w:cs="Arial"/>
          <w:sz w:val="22"/>
          <w:szCs w:val="22"/>
        </w:rPr>
        <w:t>Acknowledgements: Gregory, Kali Cornwell, Mischelle</w:t>
      </w:r>
    </w:p>
    <w:p w:rsidRPr="007165E7" w:rsidR="00706849" w:rsidP="00924608" w:rsidRDefault="00706849" w14:paraId="01300578" w14:textId="57EF2CDD">
      <w:pPr>
        <w:rPr>
          <w:rFonts w:ascii="Arial" w:hAnsi="Arial" w:cs="Arial"/>
          <w:sz w:val="22"/>
          <w:szCs w:val="22"/>
        </w:rPr>
      </w:pPr>
      <w:r w:rsidRPr="007165E7">
        <w:rPr>
          <w:rFonts w:ascii="Arial" w:hAnsi="Arial" w:cs="Arial"/>
          <w:b/>
          <w:bCs/>
          <w:sz w:val="22"/>
          <w:szCs w:val="22"/>
        </w:rPr>
        <w:t>GitHub link with code:</w:t>
      </w:r>
      <w:r w:rsidRPr="007165E7">
        <w:rPr>
          <w:rFonts w:ascii="Arial" w:hAnsi="Arial" w:cs="Arial"/>
          <w:sz w:val="22"/>
          <w:szCs w:val="22"/>
        </w:rPr>
        <w:t xml:space="preserve"> </w:t>
      </w:r>
      <w:hyperlink r:id="rId14">
        <w:r w:rsidRPr="007165E7">
          <w:rPr>
            <w:rStyle w:val="Hyperlink"/>
            <w:rFonts w:ascii="Arial" w:hAnsi="Arial" w:cs="Arial"/>
            <w:sz w:val="22"/>
            <w:szCs w:val="22"/>
          </w:rPr>
          <w:t>vgc40/Soil_time_series_data</w:t>
        </w:r>
      </w:hyperlink>
    </w:p>
    <w:p w:rsidRPr="003B4E2E" w:rsidR="003B4E2E" w:rsidP="003B4E2E" w:rsidRDefault="003B4E2E" w14:paraId="3431DEF0" w14:textId="77777777">
      <w:pPr>
        <w:rPr>
          <w:rFonts w:ascii="Arial" w:hAnsi="Arial" w:cs="Arial"/>
          <w:b/>
          <w:bCs/>
          <w:sz w:val="22"/>
          <w:szCs w:val="22"/>
        </w:rPr>
      </w:pPr>
      <w:r w:rsidRPr="003B4E2E">
        <w:rPr>
          <w:rFonts w:ascii="Arial" w:hAnsi="Arial" w:cs="Arial"/>
          <w:b/>
          <w:bCs/>
          <w:sz w:val="22"/>
          <w:szCs w:val="22"/>
        </w:rPr>
        <w:t>Title (working):</w:t>
      </w:r>
    </w:p>
    <w:p w:rsidR="00283904" w:rsidP="003B4E2E" w:rsidRDefault="00283904" w14:paraId="00B8D755" w14:textId="77777777">
      <w:pPr>
        <w:rPr>
          <w:ins w:author="Zimmerman, Amy E" w:date="2026-06-16T13:45:00Z" w16du:dateUtc="2026-06-16T20:45:00Z" w:id="2"/>
          <w:rFonts w:ascii="Arial" w:hAnsi="Arial" w:cs="Arial"/>
          <w:sz w:val="22"/>
          <w:szCs w:val="22"/>
        </w:rPr>
      </w:pPr>
      <w:r w:rsidRPr="00283904">
        <w:rPr>
          <w:rFonts w:ascii="Arial" w:hAnsi="Arial" w:cs="Arial"/>
          <w:sz w:val="22"/>
          <w:szCs w:val="22"/>
        </w:rPr>
        <w:t>Seasonal soil substrate-use phenotypes are partly reflected in expressed microbial function across an annual cycle</w:t>
      </w:r>
    </w:p>
    <w:p w:rsidR="009D383E" w:rsidP="003B4E2E" w:rsidRDefault="00A22424" w14:paraId="4790EED2" w14:textId="58555CA2">
      <w:pPr>
        <w:rPr>
          <w:ins w:author="Zimmerman, Amy E" w:date="2026-06-16T13:46:00Z" w16du:dateUtc="2026-06-16T20:46:00Z" w:id="3"/>
          <w:rFonts w:ascii="Arial" w:hAnsi="Arial" w:cs="Arial"/>
          <w:sz w:val="22"/>
          <w:szCs w:val="22"/>
        </w:rPr>
      </w:pPr>
      <w:ins w:author="Zimmerman, Amy E" w:date="2026-06-16T13:45:00Z" w16du:dateUtc="2026-06-16T20:45:00Z" w:id="4">
        <w:r>
          <w:rPr>
            <w:rFonts w:ascii="Arial" w:hAnsi="Arial" w:cs="Arial"/>
            <w:sz w:val="22"/>
            <w:szCs w:val="22"/>
          </w:rPr>
          <w:t xml:space="preserve">Seasonal soil </w:t>
        </w:r>
      </w:ins>
      <w:ins w:author="Zimmerman, Amy E" w:date="2026-06-16T13:46:00Z" w16du:dateUtc="2026-06-16T20:46:00Z" w:id="5">
        <w:r w:rsidR="009D383E">
          <w:rPr>
            <w:rFonts w:ascii="Arial" w:hAnsi="Arial" w:cs="Arial"/>
            <w:sz w:val="22"/>
            <w:szCs w:val="22"/>
          </w:rPr>
          <w:t xml:space="preserve">microbial </w:t>
        </w:r>
      </w:ins>
      <w:ins w:author="Zimmerman, Amy E" w:date="2026-06-16T13:47:00Z" w16du:dateUtc="2026-06-16T20:47:00Z" w:id="6">
        <w:r w:rsidR="00715443">
          <w:rPr>
            <w:rFonts w:ascii="Arial" w:hAnsi="Arial" w:cs="Arial"/>
            <w:sz w:val="22"/>
            <w:szCs w:val="22"/>
          </w:rPr>
          <w:t>substrate</w:t>
        </w:r>
      </w:ins>
      <w:ins w:author="Zimmerman, Amy E" w:date="2026-06-16T13:49:00Z" w16du:dateUtc="2026-06-16T20:49:00Z" w:id="7">
        <w:r w:rsidR="00DE7A31">
          <w:rPr>
            <w:rFonts w:ascii="Arial" w:hAnsi="Arial" w:cs="Arial"/>
            <w:sz w:val="22"/>
            <w:szCs w:val="22"/>
          </w:rPr>
          <w:t xml:space="preserve"> </w:t>
        </w:r>
      </w:ins>
      <w:ins w:author="Zimmerman, Amy E" w:date="2026-06-16T13:47:00Z" w16du:dateUtc="2026-06-16T20:47:00Z" w:id="8">
        <w:r w:rsidR="00715443">
          <w:rPr>
            <w:rFonts w:ascii="Arial" w:hAnsi="Arial" w:cs="Arial"/>
            <w:sz w:val="22"/>
            <w:szCs w:val="22"/>
          </w:rPr>
          <w:t>use</w:t>
        </w:r>
      </w:ins>
      <w:ins w:author="Zimmerman, Amy E" w:date="2026-06-16T13:46:00Z" w16du:dateUtc="2026-06-16T20:46:00Z" w:id="9">
        <w:r w:rsidR="009D383E">
          <w:rPr>
            <w:rFonts w:ascii="Arial" w:hAnsi="Arial" w:cs="Arial"/>
            <w:sz w:val="22"/>
            <w:szCs w:val="22"/>
          </w:rPr>
          <w:t xml:space="preserve"> is </w:t>
        </w:r>
      </w:ins>
      <w:ins w:author="Zimmerman, Amy E" w:date="2026-06-16T13:51:00Z" w16du:dateUtc="2026-06-16T20:51:00Z" w:id="10">
        <w:r w:rsidR="005E4143">
          <w:rPr>
            <w:rFonts w:ascii="Arial" w:hAnsi="Arial" w:cs="Arial"/>
            <w:sz w:val="22"/>
            <w:szCs w:val="22"/>
          </w:rPr>
          <w:t>partially</w:t>
        </w:r>
      </w:ins>
      <w:ins w:author="Zimmerman, Amy E" w:date="2026-06-16T13:46:00Z" w16du:dateUtc="2026-06-16T20:46:00Z" w:id="11">
        <w:r w:rsidR="009D383E">
          <w:rPr>
            <w:rFonts w:ascii="Arial" w:hAnsi="Arial" w:cs="Arial"/>
            <w:sz w:val="22"/>
            <w:szCs w:val="22"/>
          </w:rPr>
          <w:t xml:space="preserve"> reflected in gene expression across an annual cycle</w:t>
        </w:r>
      </w:ins>
    </w:p>
    <w:p w:rsidR="0091230B" w:rsidP="003B4E2E" w:rsidRDefault="00893818" w14:paraId="7768A2C3" w14:textId="77777777">
      <w:pPr>
        <w:rPr>
          <w:ins w:author="Zimmerman, Amy E" w:date="2026-06-16T13:53:00Z" w16du:dateUtc="2026-06-16T20:53:00Z" w:id="12"/>
          <w:rFonts w:ascii="Arial" w:hAnsi="Arial" w:cs="Arial"/>
          <w:sz w:val="22"/>
          <w:szCs w:val="22"/>
        </w:rPr>
      </w:pPr>
      <w:ins w:author="Zimmerman, Amy E" w:date="2026-06-16T13:52:00Z" w16du:dateUtc="2026-06-16T20:52:00Z" w:id="13">
        <w:r>
          <w:rPr>
            <w:rFonts w:ascii="Arial" w:hAnsi="Arial" w:cs="Arial"/>
            <w:sz w:val="22"/>
            <w:szCs w:val="22"/>
          </w:rPr>
          <w:t>Soil m</w:t>
        </w:r>
        <w:r w:rsidR="00981B53">
          <w:rPr>
            <w:rFonts w:ascii="Arial" w:hAnsi="Arial" w:cs="Arial"/>
            <w:sz w:val="22"/>
            <w:szCs w:val="22"/>
          </w:rPr>
          <w:t>icrobial substrate use varies seasonally</w:t>
        </w:r>
        <w:r w:rsidR="003B3948">
          <w:rPr>
            <w:rFonts w:ascii="Arial" w:hAnsi="Arial" w:cs="Arial"/>
            <w:sz w:val="22"/>
            <w:szCs w:val="22"/>
          </w:rPr>
          <w:t xml:space="preserve"> </w:t>
        </w:r>
      </w:ins>
      <w:ins w:author="Zimmerman, Amy E" w:date="2026-06-16T13:53:00Z" w16du:dateUtc="2026-06-16T20:53:00Z" w:id="14">
        <w:r w:rsidR="0091230B">
          <w:rPr>
            <w:rFonts w:ascii="Arial" w:hAnsi="Arial" w:cs="Arial"/>
            <w:sz w:val="22"/>
            <w:szCs w:val="22"/>
          </w:rPr>
          <w:t>and is poorly reflected in transcriptional profiles</w:t>
        </w:r>
      </w:ins>
    </w:p>
    <w:p w:rsidR="004056B7" w:rsidP="004056B7" w:rsidRDefault="004056B7" w14:paraId="6EC27B94" w14:textId="5D426E68">
      <w:pPr>
        <w:rPr>
          <w:ins w:author="Zimmerman, Amy E" w:date="2026-06-16T13:56:00Z" w16du:dateUtc="2026-06-16T20:56:00Z" w:id="15"/>
          <w:rFonts w:ascii="Arial" w:hAnsi="Arial" w:cs="Arial"/>
          <w:sz w:val="22"/>
          <w:szCs w:val="22"/>
        </w:rPr>
      </w:pPr>
      <w:ins w:author="Zimmerman, Amy E" w:date="2026-06-16T13:56:00Z" w16du:dateUtc="2026-06-16T20:56:00Z" w:id="17">
        <w:r>
          <w:t>Substrate use patterns vary across an annual cycle but are only partially reflected in gene expression</w:t>
        </w:r>
      </w:ins>
    </w:p>
    <w:p w:rsidR="00981B53" w:rsidP="003B4E2E" w:rsidRDefault="00981B53" w14:paraId="6C4D2918" w14:textId="360BD614">
      <w:pPr>
        <w:rPr>
          <w:ins w:author="Zimmerman, Amy E" w:date="2026-06-16T13:46:00Z" w16du:dateUtc="2026-06-16T20:46:00Z" w:id="18"/>
          <w:rFonts w:ascii="Arial" w:hAnsi="Arial" w:cs="Arial"/>
          <w:sz w:val="22"/>
          <w:szCs w:val="22"/>
        </w:rPr>
      </w:pPr>
    </w:p>
    <w:p w:rsidR="00AC3F86" w:rsidP="003B4E2E" w:rsidRDefault="00F83D1E" w14:paraId="06502384" w14:textId="77777777">
      <w:pPr>
        <w:rPr>
          <w:ins w:author="Zimmerman, Amy E" w:date="2026-06-16T13:55:00Z" w16du:dateUtc="2026-06-16T20:55:00Z" w:id="19"/>
          <w:rFonts w:ascii="Arial" w:hAnsi="Arial" w:cs="Arial"/>
          <w:sz w:val="22"/>
          <w:szCs w:val="22"/>
        </w:rPr>
      </w:pPr>
      <w:ins w:author="Zimmerman, Amy E" w:date="2026-06-16T13:52:00Z" w16du:dateUtc="2026-06-16T20:52:00Z" w:id="20">
        <w:r w:rsidRPr="0091230B">
          <w:rPr>
            <w:rFonts w:ascii="Arial" w:hAnsi="Arial" w:cs="Arial"/>
            <w:b/>
            <w:bCs/>
            <w:sz w:val="22"/>
            <w:szCs w:val="22"/>
            <w:rPrChange w:author="Zimmerman, Amy E" w:date="2026-06-16T13:53:00Z" w16du:dateUtc="2026-06-16T20:53:00Z" w:id="21">
              <w:rPr>
                <w:rFonts w:ascii="Arial" w:hAnsi="Arial" w:cs="Arial"/>
                <w:sz w:val="22"/>
                <w:szCs w:val="22"/>
              </w:rPr>
            </w:rPrChange>
          </w:rPr>
          <w:t>Terms to use:</w:t>
        </w:r>
        <w:r>
          <w:rPr>
            <w:rFonts w:ascii="Arial" w:hAnsi="Arial" w:cs="Arial"/>
            <w:sz w:val="22"/>
            <w:szCs w:val="22"/>
          </w:rPr>
          <w:t xml:space="preserve"> </w:t>
        </w:r>
      </w:ins>
      <w:ins w:author="Zimmerman, Amy E" w:date="2026-06-16T13:50:00Z" w16du:dateUtc="2026-06-16T20:50:00Z" w:id="22">
        <w:r w:rsidR="00892ADD">
          <w:rPr>
            <w:rFonts w:ascii="Arial" w:hAnsi="Arial" w:cs="Arial"/>
            <w:sz w:val="22"/>
            <w:szCs w:val="22"/>
          </w:rPr>
          <w:t>Activity</w:t>
        </w:r>
      </w:ins>
      <w:ins w:author="Zimmerman, Amy E" w:date="2026-06-16T13:51:00Z" w16du:dateUtc="2026-06-16T20:51:00Z" w:id="23">
        <w:r w:rsidR="00892ADD">
          <w:rPr>
            <w:rFonts w:ascii="Arial" w:hAnsi="Arial" w:cs="Arial"/>
            <w:sz w:val="22"/>
            <w:szCs w:val="22"/>
          </w:rPr>
          <w:t xml:space="preserve"> potential, potential metabolic or enzymatic activity</w:t>
        </w:r>
      </w:ins>
    </w:p>
    <w:p w:rsidR="00DB404F" w:rsidP="003B4E2E" w:rsidRDefault="00DB404F" w14:paraId="611657A4" w14:textId="013BD0B6">
      <w:pPr>
        <w:rPr>
          <w:ins w:author="Microsoft Word" w:date="2026-06-16T13:54:00Z" w16du:dateUtc="2026-06-16T20:54:00Z" w:id="24"/>
          <w:del w:author="Zimmerman, Amy E" w:date="2026-06-16T13:56:00Z" w16du:dateUtc="2026-06-16T20:56:00Z" w:id="25"/>
          <w:rFonts w:ascii="Arial" w:hAnsi="Arial" w:cs="Arial"/>
          <w:sz w:val="22"/>
          <w:szCs w:val="22"/>
        </w:rPr>
      </w:pPr>
      <w:del w:author="Zimmerman, Amy E" w:date="2026-06-16T13:56:00Z" w16du:dateUtc="2026-06-16T20:56:00Z" w:id="27">
        <w:ins w:author="Microsoft Word" w:date="2026-06-16T13:54:00Z" w16du:dateUtc="2026-06-16T20:54:00Z" w:id="28">
          <w:r>
            <w:delText>Substrate use patterns vary across an annual cycle but are only partially reflected in gene expression</w:delText>
          </w:r>
        </w:ins>
      </w:del>
    </w:p>
    <w:p w:rsidR="00F83D1E" w:rsidP="003B4E2E" w:rsidRDefault="00F83D1E" w14:paraId="3F395D95" w14:textId="7C4E2538">
      <w:pPr>
        <w:rPr>
          <w:ins w:author="Zimmerman, Amy E" w:date="2026-06-16T13:56:00Z" w16du:dateUtc="2026-06-16T20:56:00Z" w:id="29"/>
          <w:rFonts w:ascii="Arial" w:hAnsi="Arial" w:cs="Arial"/>
          <w:sz w:val="22"/>
          <w:szCs w:val="22"/>
        </w:rPr>
      </w:pPr>
      <w:ins w:author="Zimmerman, Amy E" w:date="2026-06-16T13:53:00Z" w16du:dateUtc="2026-06-16T20:53:00Z" w:id="30">
        <w:r>
          <w:rPr>
            <w:rFonts w:ascii="Arial" w:hAnsi="Arial" w:cs="Arial"/>
            <w:sz w:val="22"/>
            <w:szCs w:val="22"/>
          </w:rPr>
          <w:t>Be precise</w:t>
        </w:r>
        <w:r w:rsidR="0091230B">
          <w:rPr>
            <w:rFonts w:ascii="Arial" w:hAnsi="Arial" w:cs="Arial"/>
            <w:sz w:val="22"/>
            <w:szCs w:val="22"/>
          </w:rPr>
          <w:t xml:space="preserve"> as possible: call respiration or enzyme activity where appropriate</w:t>
        </w:r>
      </w:ins>
    </w:p>
    <w:p w:rsidR="004056B7" w:rsidP="003B4E2E" w:rsidRDefault="004056B7" w14:paraId="3E188E28" w14:textId="77777777">
      <w:pPr>
        <w:rPr>
          <w:ins w:author="Zimmerman, Amy E" w:date="2026-06-16T13:56:00Z" w16du:dateUtc="2026-06-16T20:56:00Z" w:id="31"/>
          <w:rFonts w:ascii="Arial" w:hAnsi="Arial" w:cs="Arial"/>
          <w:sz w:val="22"/>
          <w:szCs w:val="22"/>
        </w:rPr>
      </w:pPr>
    </w:p>
    <w:p w:rsidRPr="000A700B" w:rsidR="004056B7" w:rsidP="0DC53FC2" w:rsidRDefault="004056B7" w14:paraId="27BD72EC" w14:textId="31C6B24F">
      <w:pPr>
        <w:rPr>
          <w:ins w:author="Zimmerman, Amy E" w:date="2026-06-16T13:56:00Z" w16du:dateUtc="2026-06-16T20:56:00Z" w:id="687757009"/>
          <w:rFonts w:ascii="Arial" w:hAnsi="Arial" w:cs="Arial"/>
          <w:b w:val="1"/>
          <w:bCs w:val="1"/>
          <w:sz w:val="22"/>
          <w:szCs w:val="22"/>
          <w:rPrChange w:author="Zimmerman, Amy E" w:date="2026-06-16T13:58:00Z" w16du:dateUtc="2026-06-16T20:58:00Z" w:id="1526734214">
            <w:rPr>
              <w:ins w:author="Zimmerman, Amy E" w:date="2026-06-16T13:56:00Z" w16du:dateUtc="2026-06-16T20:56:00Z" w:id="687645870"/>
              <w:rFonts w:ascii="Arial" w:hAnsi="Arial" w:cs="Arial"/>
              <w:sz w:val="22"/>
              <w:szCs w:val="22"/>
            </w:rPr>
          </w:rPrChange>
        </w:rPr>
      </w:pPr>
      <w:ins w:author="Zimmerman, Amy E" w:date="2026-06-16T13:56:00Z" w16du:dateUtc="2026-06-16T20:56:00Z" w:id="656963575">
        <w:r w:rsidRPr="0DC53FC2" w:rsidR="004056B7">
          <w:rPr>
            <w:rFonts w:ascii="Arial" w:hAnsi="Arial" w:cs="Arial"/>
            <w:b w:val="1"/>
            <w:bCs w:val="1"/>
            <w:sz w:val="22"/>
            <w:szCs w:val="22"/>
            <w:rPrChange w:author="Zimmerman, Amy E" w:date="2026-06-16T13:58:00Z" w16du:dateUtc="2026-06-16T20:58:00Z" w:id="1649028386">
              <w:rPr>
                <w:rFonts w:ascii="Arial" w:hAnsi="Arial" w:cs="Arial"/>
                <w:sz w:val="22"/>
                <w:szCs w:val="22"/>
              </w:rPr>
            </w:rPrChange>
          </w:rPr>
          <w:t>Highlight</w:t>
        </w:r>
      </w:ins>
      <w:ins w:author="Zimmerman, Amy E" w:date="2026-07-13T17:18:53.524Z" w16du:dateUtc="2026-07-13T17:18:53.524Z" w:id="1476388333">
        <w:r w:rsidRPr="0DC53FC2" w:rsidR="3C3EBE27">
          <w:rPr>
            <w:rFonts w:ascii="Arial" w:hAnsi="Arial" w:cs="Arial"/>
            <w:b w:val="1"/>
            <w:bCs w:val="1"/>
            <w:sz w:val="22"/>
            <w:szCs w:val="22"/>
          </w:rPr>
          <w:t xml:space="preserve"> (citation)</w:t>
        </w:r>
      </w:ins>
      <w:ins w:author="Zimmerman, Amy E" w:date="2026-06-16T13:56:00Z" w16du:dateUtc="2026-06-16T20:56:00Z" w:id="1181108181">
        <w:r w:rsidRPr="0DC53FC2" w:rsidR="004056B7">
          <w:rPr>
            <w:rFonts w:ascii="Arial" w:hAnsi="Arial" w:cs="Arial"/>
            <w:b w:val="1"/>
            <w:bCs w:val="1"/>
            <w:sz w:val="22"/>
            <w:szCs w:val="22"/>
            <w:rPrChange w:author="Zimmerman, Amy E" w:date="2026-06-16T13:58:00Z" w16du:dateUtc="2026-06-16T20:58:00Z" w:id="609842430">
              <w:rPr>
                <w:rFonts w:ascii="Arial" w:hAnsi="Arial" w:cs="Arial"/>
                <w:sz w:val="22"/>
                <w:szCs w:val="22"/>
              </w:rPr>
            </w:rPrChange>
          </w:rPr>
          <w:t xml:space="preserve"> points:</w:t>
        </w:r>
      </w:ins>
    </w:p>
    <w:p w:rsidR="004056B7" w:rsidP="003B4E2E" w:rsidRDefault="004056B7" w14:paraId="5F7A0E9B" w14:textId="4E7BF74D">
      <w:pPr>
        <w:rPr>
          <w:ins w:author="Zimmerman, Amy E" w:date="2026-06-16T13:56:00Z" w16du:dateUtc="2026-06-16T20:56:00Z" w:id="37"/>
          <w:rFonts w:ascii="Arial" w:hAnsi="Arial" w:cs="Arial"/>
          <w:sz w:val="22"/>
          <w:szCs w:val="22"/>
        </w:rPr>
      </w:pPr>
      <w:ins w:author="Zimmerman, Amy E" w:date="2026-06-16T13:56:00Z" w16du:dateUtc="2026-06-16T20:56:00Z" w:id="38">
        <w:r>
          <w:rPr>
            <w:rFonts w:ascii="Arial" w:hAnsi="Arial" w:cs="Arial"/>
            <w:sz w:val="22"/>
            <w:szCs w:val="22"/>
          </w:rPr>
          <w:t>2 clusters</w:t>
        </w:r>
        <w:r w:rsidR="00967F6B">
          <w:rPr>
            <w:rFonts w:ascii="Arial" w:hAnsi="Arial" w:cs="Arial"/>
            <w:sz w:val="22"/>
            <w:szCs w:val="22"/>
          </w:rPr>
          <w:t xml:space="preserve"> of temporal dynamics</w:t>
        </w:r>
        <w:r>
          <w:rPr>
            <w:rFonts w:ascii="Arial" w:hAnsi="Arial" w:cs="Arial"/>
            <w:sz w:val="22"/>
            <w:szCs w:val="22"/>
          </w:rPr>
          <w:t>, but</w:t>
        </w:r>
        <w:r w:rsidR="00967F6B">
          <w:rPr>
            <w:rFonts w:ascii="Arial" w:hAnsi="Arial" w:cs="Arial"/>
            <w:sz w:val="22"/>
            <w:szCs w:val="22"/>
          </w:rPr>
          <w:t xml:space="preserve"> neither has clear unifying features (one is</w:t>
        </w:r>
      </w:ins>
      <w:ins w:author="Zimmerman, Amy E" w:date="2026-06-16T13:57:00Z" w16du:dateUtc="2026-06-16T20:57:00Z" w:id="39">
        <w:r w:rsidR="00967F6B">
          <w:rPr>
            <w:rFonts w:ascii="Arial" w:hAnsi="Arial" w:cs="Arial"/>
            <w:sz w:val="22"/>
            <w:szCs w:val="22"/>
          </w:rPr>
          <w:t xml:space="preserve"> broad and include glucose and </w:t>
        </w:r>
        <w:r w:rsidR="00484CEC">
          <w:rPr>
            <w:rFonts w:ascii="Arial" w:hAnsi="Arial" w:cs="Arial"/>
            <w:sz w:val="22"/>
            <w:szCs w:val="22"/>
          </w:rPr>
          <w:t>methyl oleate)</w:t>
        </w:r>
      </w:ins>
    </w:p>
    <w:p w:rsidR="00967F6B" w:rsidP="003B4E2E" w:rsidRDefault="00967F6B" w14:paraId="278F4448" w14:textId="52F52146">
      <w:pPr>
        <w:rPr>
          <w:ins w:author="Zimmerman, Amy E" w:date="2026-06-16T13:56:00Z" w16du:dateUtc="2026-06-16T20:56:00Z" w:id="40"/>
          <w:rFonts w:ascii="Arial" w:hAnsi="Arial" w:cs="Arial"/>
          <w:sz w:val="22"/>
          <w:szCs w:val="22"/>
        </w:rPr>
      </w:pPr>
      <w:ins w:author="Zimmerman, Amy E" w:date="2026-06-16T13:56:00Z" w16du:dateUtc="2026-06-16T20:56:00Z" w:id="41">
        <w:r>
          <w:rPr>
            <w:rFonts w:ascii="Arial" w:hAnsi="Arial" w:cs="Arial"/>
            <w:sz w:val="22"/>
            <w:szCs w:val="22"/>
          </w:rPr>
          <w:t>Winter metabolism matters!</w:t>
        </w:r>
      </w:ins>
    </w:p>
    <w:p w:rsidR="00721327" w:rsidP="003B4E2E" w:rsidRDefault="00721327" w14:paraId="45DDEE28" w14:textId="681E8782">
      <w:pPr>
        <w:rPr>
          <w:ins w:author="Zimmerman, Amy E" w:date="2026-06-16T13:56:00Z" w16du:dateUtc="2026-06-16T20:56:00Z" w:id="42"/>
          <w:rFonts w:ascii="Arial" w:hAnsi="Arial" w:cs="Arial"/>
          <w:sz w:val="22"/>
          <w:szCs w:val="22"/>
        </w:rPr>
      </w:pPr>
      <w:ins w:author="Zimmerman, Amy E" w:date="2026-06-16T13:57:00Z" w16du:dateUtc="2026-06-16T20:57:00Z" w:id="43">
        <w:r>
          <w:rPr>
            <w:rFonts w:ascii="Arial" w:hAnsi="Arial" w:cs="Arial"/>
            <w:sz w:val="22"/>
            <w:szCs w:val="22"/>
          </w:rPr>
          <w:t>Low variance e</w:t>
        </w:r>
      </w:ins>
      <w:ins w:author="Zimmerman, Amy E" w:date="2026-06-16T13:58:00Z" w16du:dateUtc="2026-06-16T20:58:00Z" w:id="44">
        <w:r>
          <w:rPr>
            <w:rFonts w:ascii="Arial" w:hAnsi="Arial" w:cs="Arial"/>
            <w:sz w:val="22"/>
            <w:szCs w:val="22"/>
          </w:rPr>
          <w:t xml:space="preserve">xplained by </w:t>
        </w:r>
        <w:r w:rsidR="00B917D9">
          <w:rPr>
            <w:rFonts w:ascii="Arial" w:hAnsi="Arial" w:cs="Arial"/>
            <w:sz w:val="22"/>
            <w:szCs w:val="22"/>
          </w:rPr>
          <w:t>measured factors</w:t>
        </w:r>
      </w:ins>
    </w:p>
    <w:p w:rsidR="004056B7" w:rsidP="003B4E2E" w:rsidRDefault="004056B7" w14:paraId="097DDDEF" w14:textId="77777777">
      <w:pPr>
        <w:rPr>
          <w:rFonts w:ascii="Arial" w:hAnsi="Arial" w:cs="Arial"/>
          <w:sz w:val="22"/>
          <w:szCs w:val="22"/>
        </w:rPr>
      </w:pPr>
    </w:p>
    <w:p w:rsidRPr="003B4E2E" w:rsidR="003B4E2E" w:rsidP="003B4E2E" w:rsidRDefault="003B4E2E" w14:paraId="352B5D38" w14:textId="6AD4CC91">
      <w:pPr>
        <w:rPr>
          <w:rFonts w:ascii="Arial" w:hAnsi="Arial" w:cs="Arial"/>
          <w:b/>
          <w:bCs/>
          <w:sz w:val="22"/>
          <w:szCs w:val="22"/>
        </w:rPr>
      </w:pPr>
      <w:r w:rsidRPr="003B4E2E">
        <w:rPr>
          <w:rFonts w:ascii="Arial" w:hAnsi="Arial" w:cs="Arial"/>
          <w:b/>
          <w:bCs/>
          <w:sz w:val="22"/>
          <w:szCs w:val="22"/>
        </w:rPr>
        <w:t>Abstract (~250 words)</w:t>
      </w:r>
    </w:p>
    <w:p w:rsidR="00E52AAB" w:rsidP="003B4E2E" w:rsidRDefault="00E52AAB" w14:paraId="0481C46C" w14:textId="4F8A00CC">
      <w:pPr>
        <w:rPr>
          <w:rFonts w:ascii="Arial" w:hAnsi="Arial" w:cs="Arial"/>
          <w:sz w:val="22"/>
          <w:szCs w:val="22"/>
        </w:rPr>
      </w:pPr>
      <w:r w:rsidRPr="00E52AAB">
        <w:rPr>
          <w:rFonts w:ascii="Arial" w:hAnsi="Arial" w:cs="Arial"/>
          <w:sz w:val="22"/>
          <w:szCs w:val="22"/>
        </w:rPr>
        <w:t>Soil microbial communities express substrate-use phenotypes that respond to environmental conditions and substrate availability, yet how these phenotypes vary across full annual cycles and whether they correspond to shifts in gene expression remains poorly resolved. We paired monthly field environmental measurements with laboratory assays of substrate-induced respiration, extracellular enzyme activities, microbial biomass, and metatranscriptomes over 13 months in an irrigated tall wheatgrass system. Across 31 substrates, substrate-induced respiration exhibited significant temporal structure and resolved into two trajectory groups: a small group of organic acids and amino-acid-related substrates peaking in fall, and a larger group of chemically diverse substrates with lowest respiration in mid-summer and highest respiration in late winter and early spring. Broad substrate chemical class did not consistently predict trajectory membership, suggesting that seasonal context</w:t>
      </w:r>
      <w:r w:rsidR="00F50989">
        <w:rPr>
          <w:rFonts w:ascii="Arial" w:hAnsi="Arial" w:cs="Arial"/>
          <w:sz w:val="22"/>
          <w:szCs w:val="22"/>
        </w:rPr>
        <w:t xml:space="preserve"> could</w:t>
      </w:r>
      <w:r w:rsidRPr="00E52AAB">
        <w:rPr>
          <w:rFonts w:ascii="Arial" w:hAnsi="Arial" w:cs="Arial"/>
          <w:sz w:val="22"/>
          <w:szCs w:val="22"/>
        </w:rPr>
        <w:t xml:space="preserve"> shape substrate-use capacity alongside substrate identity. Integrating substrate-induced respiration, enzyme activity, biomass, and metatranscriptomes through time recovered the winter/early-spring phenotype as a partially shared signal across substrate use, enzyme activity, and a subset of transcripts, although this factor explained only modest variance within each data type (3.5–6.7%). In contrast, the transient fall pulse was not recovered as a strong shared signal. These results show that longer-duration seasonal phenotypes can be partially reflected across phenotypic, enzymatic, and molecular measurements, while shorter-lived substrate-use pulses may remain assay-specific or require denser temporal sampling to resolve. Pairing substrate-use assays with molecular measurements provides a more complete view of annual microbial functional dynamics than either approach alone.</w:t>
      </w:r>
    </w:p>
    <w:p w:rsidRPr="003B4E2E" w:rsidR="003B4E2E" w:rsidP="003B4E2E" w:rsidRDefault="003B4E2E" w14:paraId="13B81735" w14:textId="0C3C6881">
      <w:pPr>
        <w:rPr>
          <w:rFonts w:ascii="Arial" w:hAnsi="Arial" w:cs="Arial"/>
          <w:b/>
          <w:bCs/>
          <w:sz w:val="22"/>
          <w:szCs w:val="22"/>
        </w:rPr>
      </w:pPr>
      <w:r w:rsidRPr="003B4E2E">
        <w:rPr>
          <w:rFonts w:ascii="Arial" w:hAnsi="Arial" w:cs="Arial"/>
          <w:b/>
          <w:bCs/>
          <w:sz w:val="22"/>
          <w:szCs w:val="22"/>
        </w:rPr>
        <w:t>Introduction</w:t>
      </w:r>
    </w:p>
    <w:p w:rsidR="00FD11C2" w:rsidP="00FD11C2" w:rsidRDefault="00FD11C2" w14:paraId="20C6E5AA" w14:textId="6B34B6BF">
      <w:pPr>
        <w:rPr>
          <w:ins w:author="Zimmerman, Amy E" w:date="2026-06-09T19:02:00Z" w16du:dateUtc="2026-06-10T02:02:00Z" w:id="45"/>
          <w:rFonts w:ascii="Arial" w:hAnsi="Arial" w:cs="Arial"/>
          <w:b/>
          <w:bCs/>
          <w:sz w:val="22"/>
          <w:szCs w:val="22"/>
        </w:rPr>
      </w:pPr>
      <w:r w:rsidRPr="00FD11C2">
        <w:rPr>
          <w:rFonts w:ascii="Arial" w:hAnsi="Arial" w:cs="Arial"/>
          <w:b/>
          <w:bCs/>
          <w:sz w:val="22"/>
          <w:szCs w:val="22"/>
        </w:rPr>
        <w:t>P1: Microbial phenotypes</w:t>
      </w:r>
      <w:r w:rsidRPr="007165E7" w:rsidR="00923FE7">
        <w:rPr>
          <w:rFonts w:ascii="Arial" w:hAnsi="Arial" w:cs="Arial"/>
          <w:b/>
          <w:bCs/>
          <w:sz w:val="22"/>
          <w:szCs w:val="22"/>
        </w:rPr>
        <w:t xml:space="preserve"> connect </w:t>
      </w:r>
      <w:r w:rsidRPr="00FD11C2">
        <w:rPr>
          <w:rFonts w:ascii="Arial" w:hAnsi="Arial" w:cs="Arial"/>
          <w:b/>
          <w:bCs/>
          <w:sz w:val="22"/>
          <w:szCs w:val="22"/>
        </w:rPr>
        <w:t>molecular potential and ecosystem function</w:t>
      </w:r>
    </w:p>
    <w:p w:rsidR="00C26E32" w:rsidP="00FD11C2" w:rsidRDefault="00CB4E84" w14:paraId="1B16E5F0" w14:textId="5CE6BA8A">
      <w:pPr>
        <w:rPr>
          <w:ins w:author="Zimmerman, Amy E" w:date="2026-06-09T19:04:00Z" w16du:dateUtc="2026-06-10T02:04:00Z" w:id="46"/>
          <w:rFonts w:ascii="Arial" w:hAnsi="Arial" w:cs="Arial"/>
          <w:b/>
          <w:bCs/>
          <w:sz w:val="22"/>
          <w:szCs w:val="22"/>
        </w:rPr>
      </w:pPr>
      <w:ins w:author="Zimmerman, Amy E" w:date="2026-06-09T19:02:00Z" w16du:dateUtc="2026-06-10T02:02:00Z" w:id="47">
        <w:r>
          <w:rPr>
            <w:rFonts w:ascii="Arial" w:hAnsi="Arial" w:cs="Arial"/>
            <w:b/>
            <w:bCs/>
            <w:sz w:val="22"/>
            <w:szCs w:val="22"/>
          </w:rPr>
          <w:t xml:space="preserve">Connect genomic potential (microbial genomes are metabolically versatile) </w:t>
        </w:r>
        <w:r w:rsidRPr="00CB4E84">
          <w:rPr>
            <w:rFonts w:ascii="Wingdings" w:hAnsi="Wingdings" w:eastAsia="Wingdings" w:cs="Wingdings"/>
            <w:b/>
            <w:sz w:val="22"/>
            <w:szCs w:val="22"/>
          </w:rPr>
          <w:t>à</w:t>
        </w:r>
        <w:r>
          <w:rPr>
            <w:rFonts w:ascii="Arial" w:hAnsi="Arial" w:cs="Arial"/>
            <w:b/>
            <w:bCs/>
            <w:sz w:val="22"/>
            <w:szCs w:val="22"/>
          </w:rPr>
          <w:t xml:space="preserve"> expressed traits (</w:t>
        </w:r>
        <w:r w:rsidR="0099367C">
          <w:rPr>
            <w:rFonts w:ascii="Arial" w:hAnsi="Arial" w:cs="Arial"/>
            <w:b/>
            <w:bCs/>
            <w:sz w:val="22"/>
            <w:szCs w:val="22"/>
          </w:rPr>
          <w:t xml:space="preserve">but </w:t>
        </w:r>
      </w:ins>
      <w:ins w:author="Zimmerman, Amy E" w:date="2026-06-09T19:03:00Z" w16du:dateUtc="2026-06-10T02:03:00Z" w:id="48">
        <w:r w:rsidR="003C374C">
          <w:rPr>
            <w:rFonts w:ascii="Arial" w:hAnsi="Arial" w:cs="Arial"/>
            <w:b/>
            <w:bCs/>
            <w:sz w:val="22"/>
            <w:szCs w:val="22"/>
          </w:rPr>
          <w:t>the subset of that genetic potential which is actually expressed</w:t>
        </w:r>
      </w:ins>
      <w:ins w:author="Zimmerman, Amy E" w:date="2026-06-09T19:04:00Z" w16du:dateUtc="2026-06-10T02:04:00Z" w:id="49">
        <w:r w:rsidR="00FB219F">
          <w:rPr>
            <w:rFonts w:ascii="Arial" w:hAnsi="Arial" w:cs="Arial"/>
            <w:b/>
            <w:bCs/>
            <w:sz w:val="22"/>
            <w:szCs w:val="22"/>
          </w:rPr>
          <w:t xml:space="preserve"> is strongly influence by the environment (both biotic and abiotic factors)</w:t>
        </w:r>
        <w:r w:rsidR="000F3A50">
          <w:rPr>
            <w:rFonts w:ascii="Arial" w:hAnsi="Arial" w:cs="Arial"/>
            <w:b/>
            <w:bCs/>
            <w:sz w:val="22"/>
            <w:szCs w:val="22"/>
          </w:rPr>
          <w:t>)</w:t>
        </w:r>
      </w:ins>
    </w:p>
    <w:p w:rsidRPr="00FD11C2" w:rsidR="000F3A50" w:rsidP="00FD11C2" w:rsidRDefault="000F3A50" w14:paraId="575B750B" w14:textId="4C94D552">
      <w:pPr>
        <w:rPr>
          <w:rFonts w:ascii="Arial" w:hAnsi="Arial" w:cs="Arial"/>
          <w:b/>
          <w:bCs/>
          <w:sz w:val="22"/>
          <w:szCs w:val="22"/>
        </w:rPr>
      </w:pPr>
      <w:ins w:author="Zimmerman, Amy E" w:date="2026-06-09T19:04:00Z" w16du:dateUtc="2026-06-10T02:04:00Z" w:id="50">
        <w:r>
          <w:rPr>
            <w:rFonts w:ascii="Arial" w:hAnsi="Arial" w:cs="Arial"/>
            <w:b/>
            <w:bCs/>
            <w:sz w:val="22"/>
            <w:szCs w:val="22"/>
          </w:rPr>
          <w:t xml:space="preserve">Clarify </w:t>
        </w:r>
      </w:ins>
      <w:ins w:author="Zimmerman, Amy E" w:date="2026-06-09T19:05:00Z" w16du:dateUtc="2026-06-10T02:05:00Z" w:id="51">
        <w:r w:rsidR="0035798F">
          <w:rPr>
            <w:rFonts w:ascii="Arial" w:hAnsi="Arial" w:cs="Arial"/>
            <w:b/>
            <w:bCs/>
            <w:sz w:val="22"/>
            <w:szCs w:val="22"/>
          </w:rPr>
          <w:t xml:space="preserve">that </w:t>
        </w:r>
      </w:ins>
      <w:commentRangeStart w:id="52"/>
      <w:ins w:author="Zimmerman, Amy E" w:date="2026-06-09T19:04:00Z" w16du:dateUtc="2026-06-10T02:04:00Z" w:id="53">
        <w:r>
          <w:rPr>
            <w:rFonts w:ascii="Arial" w:hAnsi="Arial" w:cs="Arial"/>
            <w:b/>
            <w:bCs/>
            <w:sz w:val="22"/>
            <w:szCs w:val="22"/>
          </w:rPr>
          <w:t>phenotype</w:t>
        </w:r>
      </w:ins>
      <w:ins w:author="Zimmerman, Amy E" w:date="2026-06-09T19:05:00Z" w16du:dateUtc="2026-06-10T02:05:00Z" w:id="54">
        <w:r w:rsidR="0035798F">
          <w:rPr>
            <w:rFonts w:ascii="Arial" w:hAnsi="Arial" w:cs="Arial"/>
            <w:b/>
            <w:bCs/>
            <w:sz w:val="22"/>
            <w:szCs w:val="22"/>
          </w:rPr>
          <w:t>s</w:t>
        </w:r>
      </w:ins>
      <w:ins w:author="Zimmerman, Amy E" w:date="2026-06-09T19:04:00Z" w16du:dateUtc="2026-06-10T02:04:00Z" w:id="55">
        <w:r>
          <w:rPr>
            <w:rFonts w:ascii="Arial" w:hAnsi="Arial" w:cs="Arial"/>
            <w:b/>
            <w:bCs/>
            <w:sz w:val="22"/>
            <w:szCs w:val="22"/>
          </w:rPr>
          <w:t xml:space="preserve"> </w:t>
        </w:r>
      </w:ins>
      <w:commentRangeEnd w:id="52"/>
      <w:r w:rsidR="00D32499">
        <w:rPr>
          <w:rStyle w:val="CommentReference"/>
          <w:rFonts w:ascii="Arial" w:hAnsi="Arial" w:cs="Arial"/>
          <w:b/>
          <w:bCs/>
          <w:sz w:val="22"/>
          <w:szCs w:val="22"/>
        </w:rPr>
        <w:commentReference w:id="52"/>
      </w:r>
      <w:ins w:author="Zimmerman, Amy E" w:date="2026-06-09T19:04:00Z" w16du:dateUtc="2026-06-10T02:04:00Z" w:id="56">
        <w:r>
          <w:rPr>
            <w:rFonts w:ascii="Arial" w:hAnsi="Arial" w:cs="Arial"/>
            <w:b/>
            <w:bCs/>
            <w:sz w:val="22"/>
            <w:szCs w:val="22"/>
          </w:rPr>
          <w:t xml:space="preserve">– </w:t>
        </w:r>
      </w:ins>
      <w:ins w:author="Zimmerman, Amy E" w:date="2026-06-09T19:05:00Z" w16du:dateUtc="2026-06-10T02:05:00Z" w:id="57">
        <w:r w:rsidR="00DC7C01">
          <w:rPr>
            <w:rFonts w:ascii="Arial" w:hAnsi="Arial" w:cs="Arial"/>
            <w:b/>
            <w:bCs/>
            <w:sz w:val="22"/>
            <w:szCs w:val="22"/>
          </w:rPr>
          <w:t xml:space="preserve">expressed traits (functions?) that </w:t>
        </w:r>
      </w:ins>
      <w:ins w:author="Zimmerman, Amy E" w:date="2026-06-09T19:07:00Z" w16du:dateUtc="2026-06-10T02:07:00Z" w:id="58">
        <w:r w:rsidR="00847A8E">
          <w:rPr>
            <w:rFonts w:ascii="Arial" w:hAnsi="Arial" w:cs="Arial"/>
            <w:b/>
            <w:bCs/>
            <w:sz w:val="22"/>
            <w:szCs w:val="22"/>
          </w:rPr>
          <w:t>are quantifiable</w:t>
        </w:r>
      </w:ins>
      <w:ins w:author="Zimmerman, Amy E" w:date="2026-06-09T19:05:00Z" w16du:dateUtc="2026-06-10T02:05:00Z" w:id="59">
        <w:r w:rsidR="00DC7C01">
          <w:rPr>
            <w:rFonts w:ascii="Arial" w:hAnsi="Arial" w:cs="Arial"/>
            <w:b/>
            <w:bCs/>
            <w:sz w:val="22"/>
            <w:szCs w:val="22"/>
          </w:rPr>
          <w:t xml:space="preserve"> </w:t>
        </w:r>
      </w:ins>
      <w:ins w:author="Zimmerman, Amy E" w:date="2026-06-09T19:06:00Z" w16du:dateUtc="2026-06-10T02:06:00Z" w:id="60">
        <w:r w:rsidR="0035798F">
          <w:rPr>
            <w:rFonts w:ascii="Arial" w:hAnsi="Arial" w:cs="Arial"/>
            <w:b/>
            <w:bCs/>
            <w:sz w:val="22"/>
            <w:szCs w:val="22"/>
          </w:rPr>
          <w:t>–</w:t>
        </w:r>
      </w:ins>
      <w:ins w:author="Zimmerman, Amy E" w:date="2026-06-09T19:05:00Z" w16du:dateUtc="2026-06-10T02:05:00Z" w:id="61">
        <w:r w:rsidR="00DC7C01">
          <w:rPr>
            <w:rFonts w:ascii="Arial" w:hAnsi="Arial" w:cs="Arial"/>
            <w:b/>
            <w:bCs/>
            <w:sz w:val="22"/>
            <w:szCs w:val="22"/>
          </w:rPr>
          <w:t xml:space="preserve"> </w:t>
        </w:r>
      </w:ins>
      <w:ins w:author="Zimmerman, Amy E" w:date="2026-06-09T19:06:00Z" w16du:dateUtc="2026-06-10T02:06:00Z" w:id="62">
        <w:r w:rsidR="0035798F">
          <w:rPr>
            <w:rFonts w:ascii="Arial" w:hAnsi="Arial" w:cs="Arial"/>
            <w:b/>
            <w:bCs/>
            <w:sz w:val="22"/>
            <w:szCs w:val="22"/>
          </w:rPr>
          <w:t>can be measured at different scales (organism vs community</w:t>
        </w:r>
        <w:r w:rsidR="004D46EA">
          <w:rPr>
            <w:rFonts w:ascii="Arial" w:hAnsi="Arial" w:cs="Arial"/>
            <w:b/>
            <w:bCs/>
            <w:sz w:val="22"/>
            <w:szCs w:val="22"/>
          </w:rPr>
          <w:t>;</w:t>
        </w:r>
        <w:r w:rsidR="0035798F">
          <w:rPr>
            <w:rFonts w:ascii="Arial" w:hAnsi="Arial" w:cs="Arial"/>
            <w:b/>
            <w:bCs/>
            <w:sz w:val="22"/>
            <w:szCs w:val="22"/>
          </w:rPr>
          <w:t xml:space="preserve"> gene expression vs </w:t>
        </w:r>
        <w:r w:rsidR="004D46EA">
          <w:rPr>
            <w:rFonts w:ascii="Arial" w:hAnsi="Arial" w:cs="Arial"/>
            <w:b/>
            <w:bCs/>
            <w:sz w:val="22"/>
            <w:szCs w:val="22"/>
          </w:rPr>
          <w:t>rate measurements)</w:t>
        </w:r>
      </w:ins>
    </w:p>
    <w:p w:rsidRPr="007165E7" w:rsidR="00E5288B" w:rsidP="004B3DE8" w:rsidRDefault="00FD11C2" w14:paraId="1766BB8F" w14:textId="18821636">
      <w:pPr>
        <w:pStyle w:val="ListParagraph"/>
        <w:numPr>
          <w:ilvl w:val="0"/>
          <w:numId w:val="6"/>
        </w:numPr>
        <w:jc w:val="both"/>
        <w:rPr>
          <w:rFonts w:ascii="Arial" w:hAnsi="Arial" w:cs="Arial"/>
          <w:sz w:val="22"/>
          <w:szCs w:val="22"/>
        </w:rPr>
      </w:pPr>
      <w:r w:rsidRPr="007165E7">
        <w:rPr>
          <w:rFonts w:ascii="Arial" w:hAnsi="Arial" w:cs="Arial"/>
          <w:sz w:val="22"/>
          <w:szCs w:val="22"/>
        </w:rPr>
        <w:t xml:space="preserve">Soil microbial communities express diverse phenotypes, including substrate preferences, enzyme </w:t>
      </w:r>
      <w:r w:rsidRPr="007165E7" w:rsidR="00393B8B">
        <w:rPr>
          <w:rFonts w:ascii="Arial" w:hAnsi="Arial" w:cs="Arial"/>
          <w:sz w:val="22"/>
          <w:szCs w:val="22"/>
        </w:rPr>
        <w:t>activity</w:t>
      </w:r>
      <w:r w:rsidRPr="007165E7">
        <w:rPr>
          <w:rFonts w:ascii="Arial" w:hAnsi="Arial" w:cs="Arial"/>
          <w:sz w:val="22"/>
          <w:szCs w:val="22"/>
        </w:rPr>
        <w:t xml:space="preserve"> profiles, and growth efficiencies, that reflect their physiological state and ecological strategies under given environmental conditions. </w:t>
      </w:r>
    </w:p>
    <w:p w:rsidR="00124028" w:rsidP="004B3DE8" w:rsidRDefault="00124028" w14:paraId="3F11F419" w14:textId="0D3DCD28">
      <w:pPr>
        <w:pStyle w:val="ListParagraph"/>
        <w:numPr>
          <w:ilvl w:val="0"/>
          <w:numId w:val="6"/>
        </w:numPr>
        <w:jc w:val="both"/>
        <w:rPr>
          <w:ins w:author="Zimmerman, Amy E" w:date="2026-06-09T19:10:00Z" w16du:dateUtc="2026-06-10T02:10:00Z" w:id="63"/>
          <w:rFonts w:ascii="Arial" w:hAnsi="Arial" w:cs="Arial"/>
          <w:sz w:val="22"/>
          <w:szCs w:val="22"/>
        </w:rPr>
      </w:pPr>
      <w:r w:rsidRPr="007165E7">
        <w:rPr>
          <w:rFonts w:ascii="Arial" w:hAnsi="Arial" w:cs="Arial"/>
          <w:sz w:val="22"/>
          <w:szCs w:val="22"/>
        </w:rPr>
        <w:t xml:space="preserve">These phenotypes </w:t>
      </w:r>
      <w:r w:rsidRPr="007165E7" w:rsidR="003D6B5A">
        <w:rPr>
          <w:rFonts w:ascii="Arial" w:hAnsi="Arial" w:cs="Arial"/>
          <w:sz w:val="22"/>
          <w:szCs w:val="22"/>
        </w:rPr>
        <w:t>provide a community-level perspective on microbial function</w:t>
      </w:r>
      <w:r w:rsidRPr="007165E7">
        <w:rPr>
          <w:rFonts w:ascii="Arial" w:hAnsi="Arial" w:cs="Arial"/>
          <w:sz w:val="22"/>
          <w:szCs w:val="22"/>
        </w:rPr>
        <w:t xml:space="preserve">, integrating the combined effects of gene expression, enzyme production, and environmental constraints into observable </w:t>
      </w:r>
      <w:commentRangeStart w:id="64"/>
      <w:r w:rsidRPr="007165E7">
        <w:rPr>
          <w:rFonts w:ascii="Arial" w:hAnsi="Arial" w:cs="Arial"/>
          <w:sz w:val="22"/>
          <w:szCs w:val="22"/>
        </w:rPr>
        <w:t>activity</w:t>
      </w:r>
      <w:commentRangeEnd w:id="64"/>
      <w:r w:rsidRPr="007165E7" w:rsidR="00ED7450">
        <w:rPr>
          <w:rStyle w:val="CommentReference"/>
          <w:rFonts w:ascii="Arial" w:hAnsi="Arial" w:cs="Arial"/>
          <w:sz w:val="22"/>
          <w:szCs w:val="22"/>
        </w:rPr>
        <w:commentReference w:id="64"/>
      </w:r>
      <w:r w:rsidRPr="007165E7">
        <w:rPr>
          <w:rFonts w:ascii="Arial" w:hAnsi="Arial" w:cs="Arial"/>
          <w:sz w:val="22"/>
          <w:szCs w:val="22"/>
        </w:rPr>
        <w:t xml:space="preserve">. </w:t>
      </w:r>
    </w:p>
    <w:p w:rsidRPr="007165E7" w:rsidR="00842F84" w:rsidRDefault="00842F84" w14:paraId="5F5D44ED" w14:textId="0F515CB5">
      <w:pPr>
        <w:pStyle w:val="ListParagraph"/>
        <w:numPr>
          <w:ilvl w:val="1"/>
          <w:numId w:val="6"/>
        </w:numPr>
        <w:jc w:val="both"/>
        <w:rPr>
          <w:rFonts w:ascii="Arial" w:hAnsi="Arial" w:cs="Arial"/>
          <w:sz w:val="22"/>
          <w:szCs w:val="22"/>
        </w:rPr>
        <w:pPrChange w:author="Zimmerman, Amy E" w:date="2026-06-09T19:10:00Z" w16du:dateUtc="2026-06-10T02:10:00Z" w:id="65">
          <w:pPr>
            <w:pStyle w:val="ListParagraph"/>
            <w:numPr>
              <w:numId w:val="6"/>
            </w:numPr>
            <w:ind w:hanging="360"/>
            <w:jc w:val="both"/>
          </w:pPr>
        </w:pPrChange>
      </w:pPr>
      <w:ins w:author="Zimmerman, Amy E" w:date="2026-06-09T19:10:00Z" w16du:dateUtc="2026-06-10T02:10:00Z" w:id="66">
        <w:r>
          <w:rPr>
            <w:rFonts w:ascii="Arial" w:hAnsi="Arial" w:cs="Arial"/>
            <w:sz w:val="22"/>
            <w:szCs w:val="22"/>
          </w:rPr>
          <w:t>Community-level phenotypic measurements repr</w:t>
        </w:r>
      </w:ins>
      <w:ins w:author="Zimmerman, Amy E" w:date="2026-06-09T19:11:00Z" w16du:dateUtc="2026-06-10T02:11:00Z" w:id="67">
        <w:r>
          <w:rPr>
            <w:rFonts w:ascii="Arial" w:hAnsi="Arial" w:cs="Arial"/>
            <w:sz w:val="22"/>
            <w:szCs w:val="22"/>
          </w:rPr>
          <w:t xml:space="preserve">esent </w:t>
        </w:r>
        <w:r w:rsidR="001F56FE">
          <w:rPr>
            <w:rFonts w:ascii="Arial" w:hAnsi="Arial" w:cs="Arial"/>
            <w:sz w:val="22"/>
            <w:szCs w:val="22"/>
          </w:rPr>
          <w:t>an aggregated view of microbial contributions to broader ecosystem-level processes</w:t>
        </w:r>
      </w:ins>
    </w:p>
    <w:p w:rsidR="0091309A" w:rsidP="004B3DE8" w:rsidRDefault="00DF415F" w14:paraId="53BBC126" w14:textId="6081AD78">
      <w:pPr>
        <w:pStyle w:val="ListParagraph"/>
        <w:numPr>
          <w:ilvl w:val="0"/>
          <w:numId w:val="6"/>
        </w:numPr>
        <w:rPr>
          <w:ins w:author="Zimmerman, Amy E" w:date="2026-06-09T19:10:00Z" w16du:dateUtc="2026-06-10T02:10:00Z" w:id="68"/>
          <w:rFonts w:ascii="Arial" w:hAnsi="Arial" w:cs="Arial"/>
          <w:sz w:val="22"/>
          <w:szCs w:val="22"/>
        </w:rPr>
      </w:pPr>
      <w:r w:rsidRPr="007165E7">
        <w:rPr>
          <w:rFonts w:ascii="Arial" w:hAnsi="Arial" w:cs="Arial"/>
          <w:sz w:val="22"/>
          <w:szCs w:val="22"/>
        </w:rPr>
        <w:t xml:space="preserve">Understanding </w:t>
      </w:r>
      <w:r w:rsidR="00ED7450">
        <w:rPr>
          <w:rFonts w:ascii="Arial" w:hAnsi="Arial" w:cs="Arial"/>
          <w:sz w:val="22"/>
          <w:szCs w:val="22"/>
        </w:rPr>
        <w:t>observable</w:t>
      </w:r>
      <w:r w:rsidRPr="007165E7" w:rsidR="00ED7450">
        <w:rPr>
          <w:rFonts w:ascii="Arial" w:hAnsi="Arial" w:cs="Arial"/>
          <w:sz w:val="22"/>
          <w:szCs w:val="22"/>
        </w:rPr>
        <w:t xml:space="preserve"> </w:t>
      </w:r>
      <w:r w:rsidRPr="007165E7">
        <w:rPr>
          <w:rFonts w:ascii="Arial" w:hAnsi="Arial" w:cs="Arial"/>
          <w:sz w:val="22"/>
          <w:szCs w:val="22"/>
        </w:rPr>
        <w:t>phenotypes and how they shift through time is central to understanding microbial contributions to ecosystem processes.</w:t>
      </w:r>
      <w:ins w:author="Zimmerman, Amy E" w:date="2026-06-09T19:10:00Z" w16du:dateUtc="2026-06-10T02:10:00Z" w:id="69">
        <w:r w:rsidR="00AE03A6">
          <w:rPr>
            <w:rFonts w:ascii="Arial" w:hAnsi="Arial" w:cs="Arial"/>
            <w:sz w:val="22"/>
            <w:szCs w:val="22"/>
          </w:rPr>
          <w:t xml:space="preserve"> (+1)</w:t>
        </w:r>
      </w:ins>
    </w:p>
    <w:p w:rsidRPr="007165E7" w:rsidR="00842F84" w:rsidRDefault="00842F84" w14:paraId="7C17D00B" w14:textId="0796A3F6">
      <w:pPr>
        <w:pStyle w:val="ListParagraph"/>
        <w:numPr>
          <w:ilvl w:val="1"/>
          <w:numId w:val="6"/>
        </w:numPr>
        <w:rPr>
          <w:rFonts w:ascii="Arial" w:hAnsi="Arial" w:cs="Arial"/>
          <w:sz w:val="22"/>
          <w:szCs w:val="22"/>
        </w:rPr>
        <w:pPrChange w:author="Zimmerman, Amy E" w:date="2026-06-09T19:10:00Z" w16du:dateUtc="2026-06-10T02:10:00Z" w:id="70">
          <w:pPr>
            <w:pStyle w:val="ListParagraph"/>
            <w:numPr>
              <w:numId w:val="6"/>
            </w:numPr>
            <w:ind w:hanging="360"/>
          </w:pPr>
        </w:pPrChange>
      </w:pPr>
      <w:ins w:author="Zimmerman, Amy E" w:date="2026-06-09T19:10:00Z" w16du:dateUtc="2026-06-10T02:10:00Z" w:id="71">
        <w:r>
          <w:rPr>
            <w:rFonts w:ascii="Arial" w:hAnsi="Arial" w:cs="Arial"/>
            <w:sz w:val="22"/>
            <w:szCs w:val="22"/>
          </w:rPr>
          <w:t>But this is complicated by measurements at different scales</w:t>
        </w:r>
      </w:ins>
    </w:p>
    <w:p w:rsidR="00EE3961" w:rsidP="004B3DE8" w:rsidRDefault="00EE3961" w14:paraId="75957E37" w14:textId="77777777">
      <w:pPr>
        <w:pStyle w:val="ListParagraph"/>
        <w:numPr>
          <w:ilvl w:val="0"/>
          <w:numId w:val="6"/>
        </w:numPr>
        <w:rPr>
          <w:ins w:author="Zimmerman, Amy E" w:date="2026-06-09T19:14:00Z" w16du:dateUtc="2026-06-10T02:14:00Z" w:id="72"/>
          <w:rFonts w:ascii="Arial" w:hAnsi="Arial" w:cs="Arial"/>
          <w:sz w:val="22"/>
          <w:szCs w:val="22"/>
        </w:rPr>
      </w:pPr>
      <w:r w:rsidRPr="007165E7">
        <w:rPr>
          <w:rFonts w:ascii="Arial" w:hAnsi="Arial" w:cs="Arial"/>
          <w:sz w:val="22"/>
          <w:szCs w:val="22"/>
        </w:rPr>
        <w:t>To interpret these shifts mechanistically, we need to understand whether changes in gene expression correspond to altered metabolic activity, or whether environmental constraints decouple molecular signals from phenotypic outcomes.</w:t>
      </w:r>
    </w:p>
    <w:p w:rsidRPr="007165E7" w:rsidR="00C16A5E" w:rsidRDefault="00C16A5E" w14:paraId="32960DF4" w14:textId="7E53F6E4">
      <w:pPr>
        <w:pStyle w:val="ListParagraph"/>
        <w:numPr>
          <w:ilvl w:val="1"/>
          <w:numId w:val="6"/>
        </w:numPr>
        <w:rPr>
          <w:rFonts w:ascii="Arial" w:hAnsi="Arial" w:cs="Arial"/>
          <w:sz w:val="22"/>
          <w:szCs w:val="22"/>
        </w:rPr>
        <w:pPrChange w:author="Zimmerman, Amy E" w:date="2026-06-09T19:14:00Z" w16du:dateUtc="2026-06-10T02:14:00Z" w:id="73">
          <w:pPr>
            <w:pStyle w:val="ListParagraph"/>
            <w:numPr>
              <w:numId w:val="6"/>
            </w:numPr>
            <w:ind w:hanging="360"/>
          </w:pPr>
        </w:pPrChange>
      </w:pPr>
      <w:ins w:author="Zimmerman, Amy E" w:date="2026-06-09T19:14:00Z" w16du:dateUtc="2026-06-10T02:14:00Z" w:id="74">
        <w:r>
          <w:rPr>
            <w:rFonts w:ascii="Arial" w:hAnsi="Arial" w:cs="Arial"/>
            <w:sz w:val="22"/>
            <w:szCs w:val="22"/>
          </w:rPr>
          <w:t>This is about connecting across scales of expression (the different levels at which one could measure a phenotype</w:t>
        </w:r>
        <w:r w:rsidR="006760DB">
          <w:rPr>
            <w:rFonts w:ascii="Arial" w:hAnsi="Arial" w:cs="Arial"/>
            <w:sz w:val="22"/>
            <w:szCs w:val="22"/>
          </w:rPr>
          <w:t>)</w:t>
        </w:r>
      </w:ins>
    </w:p>
    <w:p w:rsidRPr="007165E7" w:rsidR="00F1034A" w:rsidP="004B3DE8" w:rsidRDefault="00DF415F" w14:paraId="13A68D9C" w14:textId="77777777">
      <w:pPr>
        <w:pStyle w:val="ListParagraph"/>
        <w:numPr>
          <w:ilvl w:val="0"/>
          <w:numId w:val="6"/>
        </w:numPr>
        <w:rPr>
          <w:rFonts w:ascii="Arial" w:hAnsi="Arial" w:cs="Arial"/>
          <w:sz w:val="22"/>
          <w:szCs w:val="22"/>
        </w:rPr>
      </w:pPr>
      <w:r w:rsidRPr="007165E7">
        <w:rPr>
          <w:rFonts w:ascii="Arial" w:hAnsi="Arial" w:cs="Arial"/>
          <w:sz w:val="22"/>
          <w:szCs w:val="22"/>
        </w:rPr>
        <w:t xml:space="preserve">Sequencing-based approaches, including amplicon surveys and metatranscriptomics, provide powerful insight into community composition and active gene expression, while phenotype-based </w:t>
      </w:r>
      <w:r w:rsidRPr="007165E7" w:rsidR="00CF7B94">
        <w:rPr>
          <w:rFonts w:ascii="Arial" w:hAnsi="Arial" w:cs="Arial"/>
          <w:sz w:val="22"/>
          <w:szCs w:val="22"/>
        </w:rPr>
        <w:t>a</w:t>
      </w:r>
      <w:r w:rsidRPr="007165E7">
        <w:rPr>
          <w:rFonts w:ascii="Arial" w:hAnsi="Arial" w:cs="Arial"/>
          <w:sz w:val="22"/>
          <w:szCs w:val="22"/>
        </w:rPr>
        <w:t xml:space="preserve">ssays offer complementary information on </w:t>
      </w:r>
      <w:commentRangeStart w:id="75"/>
      <w:r w:rsidRPr="007165E7">
        <w:rPr>
          <w:rFonts w:ascii="Arial" w:hAnsi="Arial" w:cs="Arial"/>
          <w:sz w:val="22"/>
          <w:szCs w:val="22"/>
        </w:rPr>
        <w:t>realized metabolic responses</w:t>
      </w:r>
      <w:commentRangeEnd w:id="75"/>
      <w:r w:rsidRPr="007165E7" w:rsidR="003B029E">
        <w:rPr>
          <w:rStyle w:val="CommentReference"/>
          <w:rFonts w:ascii="Arial" w:hAnsi="Arial" w:cs="Arial"/>
          <w:sz w:val="22"/>
          <w:szCs w:val="22"/>
        </w:rPr>
        <w:commentReference w:id="75"/>
      </w:r>
      <w:r w:rsidRPr="007165E7">
        <w:rPr>
          <w:rFonts w:ascii="Arial" w:hAnsi="Arial" w:cs="Arial"/>
          <w:sz w:val="22"/>
          <w:szCs w:val="22"/>
        </w:rPr>
        <w:t xml:space="preserve"> under specific environmental conditions</w:t>
      </w:r>
    </w:p>
    <w:p w:rsidRPr="007165E7" w:rsidR="00F1034A" w:rsidP="004B3DE8" w:rsidRDefault="00F1034A" w14:paraId="3EB986C7" w14:textId="27912FF6">
      <w:pPr>
        <w:pStyle w:val="ListParagraph"/>
        <w:numPr>
          <w:ilvl w:val="0"/>
          <w:numId w:val="6"/>
        </w:numPr>
        <w:rPr>
          <w:rFonts w:ascii="Arial" w:hAnsi="Arial" w:cs="Arial"/>
          <w:sz w:val="22"/>
          <w:szCs w:val="22"/>
        </w:rPr>
      </w:pPr>
      <w:r w:rsidRPr="007165E7">
        <w:rPr>
          <w:rFonts w:ascii="Arial" w:hAnsi="Arial" w:cs="Arial"/>
          <w:sz w:val="22"/>
          <w:szCs w:val="22"/>
        </w:rPr>
        <w:t xml:space="preserve">However, studies that </w:t>
      </w:r>
      <w:r w:rsidRPr="007165E7" w:rsidR="00836265">
        <w:rPr>
          <w:rFonts w:ascii="Arial" w:hAnsi="Arial" w:cs="Arial"/>
          <w:sz w:val="22"/>
          <w:szCs w:val="22"/>
        </w:rPr>
        <w:t xml:space="preserve">explicitly </w:t>
      </w:r>
      <w:r w:rsidRPr="007165E7">
        <w:rPr>
          <w:rFonts w:ascii="Arial" w:hAnsi="Arial" w:cs="Arial"/>
          <w:sz w:val="22"/>
          <w:szCs w:val="22"/>
        </w:rPr>
        <w:t xml:space="preserve">couple phenotypic and sequencing-based measurements across temporal </w:t>
      </w:r>
      <w:commentRangeStart w:id="76"/>
      <w:r w:rsidRPr="007165E7">
        <w:rPr>
          <w:rFonts w:ascii="Arial" w:hAnsi="Arial" w:cs="Arial"/>
          <w:sz w:val="22"/>
          <w:szCs w:val="22"/>
        </w:rPr>
        <w:t>gradients remain rare</w:t>
      </w:r>
      <w:commentRangeEnd w:id="76"/>
      <w:r w:rsidRPr="007165E7" w:rsidR="00876693">
        <w:rPr>
          <w:rStyle w:val="CommentReference"/>
          <w:rFonts w:ascii="Arial" w:hAnsi="Arial" w:cs="Arial"/>
          <w:sz w:val="22"/>
          <w:szCs w:val="22"/>
        </w:rPr>
        <w:commentReference w:id="76"/>
      </w:r>
      <w:r w:rsidRPr="007165E7">
        <w:rPr>
          <w:rFonts w:ascii="Arial" w:hAnsi="Arial" w:cs="Arial"/>
          <w:sz w:val="22"/>
          <w:szCs w:val="22"/>
        </w:rPr>
        <w:t xml:space="preserve">, leaving open the question of whether these complementary data streams tell </w:t>
      </w:r>
      <w:commentRangeStart w:id="77"/>
      <w:r w:rsidRPr="007165E7">
        <w:rPr>
          <w:rFonts w:ascii="Arial" w:hAnsi="Arial" w:cs="Arial"/>
          <w:sz w:val="22"/>
          <w:szCs w:val="22"/>
        </w:rPr>
        <w:t xml:space="preserve">coherent </w:t>
      </w:r>
      <w:commentRangeEnd w:id="77"/>
      <w:r w:rsidRPr="007165E7" w:rsidR="00BB5609">
        <w:rPr>
          <w:rStyle w:val="CommentReference"/>
          <w:rFonts w:ascii="Arial" w:hAnsi="Arial" w:cs="Arial"/>
          <w:sz w:val="22"/>
          <w:szCs w:val="22"/>
        </w:rPr>
        <w:commentReference w:id="77"/>
      </w:r>
      <w:r w:rsidRPr="007165E7">
        <w:rPr>
          <w:rFonts w:ascii="Arial" w:hAnsi="Arial" w:cs="Arial"/>
          <w:sz w:val="22"/>
          <w:szCs w:val="22"/>
        </w:rPr>
        <w:t>stories about microbial metabolic dynamics through time.</w:t>
      </w:r>
    </w:p>
    <w:p w:rsidR="00FD11C2" w:rsidP="00F1034A" w:rsidRDefault="00FD11C2" w14:paraId="129A816D" w14:textId="2FE48A5F">
      <w:pPr>
        <w:rPr>
          <w:ins w:author="Zimmerman, Amy E" w:date="2026-06-09T19:07:00Z" w16du:dateUtc="2026-06-10T02:07:00Z" w:id="78"/>
          <w:rFonts w:ascii="Arial" w:hAnsi="Arial" w:cs="Arial"/>
          <w:b/>
          <w:bCs/>
          <w:sz w:val="22"/>
          <w:szCs w:val="22"/>
        </w:rPr>
      </w:pPr>
      <w:r w:rsidRPr="007165E7">
        <w:rPr>
          <w:rFonts w:ascii="Arial" w:hAnsi="Arial" w:cs="Arial"/>
          <w:b/>
          <w:bCs/>
          <w:sz w:val="22"/>
          <w:szCs w:val="22"/>
        </w:rPr>
        <w:t>P2: Temporal dynamics of metabolic phenotypes are poorly resolved</w:t>
      </w:r>
      <w:ins w:author="Zimmerman, Amy E" w:date="2026-06-09T19:07:00Z" w16du:dateUtc="2026-06-10T02:07:00Z" w:id="79">
        <w:r w:rsidR="00C35324">
          <w:rPr>
            <w:rFonts w:ascii="Arial" w:hAnsi="Arial" w:cs="Arial"/>
            <w:b/>
            <w:bCs/>
            <w:sz w:val="22"/>
            <w:szCs w:val="22"/>
          </w:rPr>
          <w:t xml:space="preserve"> (knowledge gap)</w:t>
        </w:r>
      </w:ins>
    </w:p>
    <w:p w:rsidRPr="007165E7" w:rsidR="00C35324" w:rsidP="00F1034A" w:rsidRDefault="00C35324" w14:paraId="123F0416" w14:textId="04A83EEA">
      <w:pPr>
        <w:rPr>
          <w:rFonts w:ascii="Arial" w:hAnsi="Arial" w:cs="Arial"/>
          <w:sz w:val="22"/>
          <w:szCs w:val="22"/>
        </w:rPr>
      </w:pPr>
      <w:ins w:author="Zimmerman, Amy E" w:date="2026-06-09T19:07:00Z" w16du:dateUtc="2026-06-10T02:07:00Z" w:id="80">
        <w:r>
          <w:rPr>
            <w:rFonts w:ascii="Arial" w:hAnsi="Arial" w:cs="Arial"/>
            <w:b/>
            <w:bCs/>
            <w:sz w:val="22"/>
            <w:szCs w:val="22"/>
          </w:rPr>
          <w:t>And that knowledge gap is a problem because…</w:t>
        </w:r>
      </w:ins>
      <w:ins w:author="Zimmerman, Amy E" w:date="2026-06-09T19:39:00Z" w16du:dateUtc="2026-06-10T02:39:00Z" w:id="81">
        <w:r w:rsidR="009839A7">
          <w:rPr>
            <w:rFonts w:ascii="Arial" w:hAnsi="Arial" w:cs="Arial"/>
            <w:b/>
            <w:bCs/>
            <w:sz w:val="22"/>
            <w:szCs w:val="22"/>
          </w:rPr>
          <w:t xml:space="preserve">we don’t </w:t>
        </w:r>
        <w:r w:rsidR="00012A90">
          <w:rPr>
            <w:rFonts w:ascii="Arial" w:hAnsi="Arial" w:cs="Arial"/>
            <w:b/>
            <w:bCs/>
            <w:sz w:val="22"/>
            <w:szCs w:val="22"/>
          </w:rPr>
          <w:t>know what we don’t sample, and if microbial ph</w:t>
        </w:r>
      </w:ins>
      <w:ins w:author="Zimmerman, Amy E" w:date="2026-06-09T19:40:00Z" w16du:dateUtc="2026-06-10T02:40:00Z" w:id="82">
        <w:r w:rsidR="00012A90">
          <w:rPr>
            <w:rFonts w:ascii="Arial" w:hAnsi="Arial" w:cs="Arial"/>
            <w:b/>
            <w:bCs/>
            <w:sz w:val="22"/>
            <w:szCs w:val="22"/>
          </w:rPr>
          <w:t>enotypes are</w:t>
        </w:r>
        <w:r w:rsidR="00541CB0">
          <w:rPr>
            <w:rFonts w:ascii="Arial" w:hAnsi="Arial" w:cs="Arial"/>
            <w:b/>
            <w:bCs/>
            <w:sz w:val="22"/>
            <w:szCs w:val="22"/>
          </w:rPr>
          <w:t xml:space="preserve"> dynamics, we can’t extrapolate to forecasting</w:t>
        </w:r>
      </w:ins>
    </w:p>
    <w:p w:rsidRPr="007165E7" w:rsidR="00F81B9D" w:rsidP="004B3DE8" w:rsidRDefault="00306B02" w14:paraId="0A4AFF80" w14:textId="3E616347">
      <w:pPr>
        <w:pStyle w:val="ListParagraph"/>
        <w:numPr>
          <w:ilvl w:val="0"/>
          <w:numId w:val="7"/>
        </w:numPr>
        <w:rPr>
          <w:rFonts w:ascii="Arial" w:hAnsi="Arial" w:cs="Arial"/>
          <w:sz w:val="22"/>
          <w:szCs w:val="22"/>
        </w:rPr>
      </w:pPr>
      <w:r w:rsidRPr="007165E7">
        <w:rPr>
          <w:rFonts w:ascii="Arial" w:hAnsi="Arial" w:cs="Arial"/>
          <w:sz w:val="22"/>
          <w:szCs w:val="22"/>
        </w:rPr>
        <w:t xml:space="preserve">Temporal dynamics of soil microbial </w:t>
      </w:r>
      <w:commentRangeStart w:id="83"/>
      <w:r w:rsidRPr="007165E7">
        <w:rPr>
          <w:rFonts w:ascii="Arial" w:hAnsi="Arial" w:cs="Arial"/>
          <w:sz w:val="22"/>
          <w:szCs w:val="22"/>
        </w:rPr>
        <w:t xml:space="preserve">metabolic phenotypes </w:t>
      </w:r>
      <w:commentRangeEnd w:id="83"/>
      <w:r w:rsidRPr="007165E7" w:rsidR="00534E68">
        <w:rPr>
          <w:rStyle w:val="CommentReference"/>
          <w:rFonts w:ascii="Arial" w:hAnsi="Arial" w:cs="Arial"/>
          <w:sz w:val="22"/>
          <w:szCs w:val="22"/>
        </w:rPr>
        <w:commentReference w:id="83"/>
      </w:r>
      <w:r w:rsidRPr="007165E7">
        <w:rPr>
          <w:rFonts w:ascii="Arial" w:hAnsi="Arial" w:cs="Arial"/>
          <w:sz w:val="22"/>
          <w:szCs w:val="22"/>
        </w:rPr>
        <w:t>remain poorly resolved, despite multiple factors</w:t>
      </w:r>
      <w:r w:rsidRPr="007165E7" w:rsidR="00402C0F">
        <w:rPr>
          <w:rFonts w:ascii="Arial" w:hAnsi="Arial" w:cs="Arial"/>
          <w:sz w:val="22"/>
          <w:szCs w:val="22"/>
        </w:rPr>
        <w:t xml:space="preserve"> that influence microbial activity</w:t>
      </w:r>
      <w:r w:rsidRPr="007165E7">
        <w:rPr>
          <w:rFonts w:ascii="Arial" w:hAnsi="Arial" w:cs="Arial"/>
          <w:sz w:val="22"/>
          <w:szCs w:val="22"/>
        </w:rPr>
        <w:t xml:space="preserve"> changing across an annual cycle</w:t>
      </w:r>
      <w:r w:rsidRPr="007165E7" w:rsidR="00F81B9D">
        <w:rPr>
          <w:rFonts w:ascii="Arial" w:hAnsi="Arial" w:cs="Arial"/>
          <w:sz w:val="22"/>
          <w:szCs w:val="22"/>
        </w:rPr>
        <w:t xml:space="preserve">. </w:t>
      </w:r>
      <w:r w:rsidRPr="007165E7" w:rsidR="00992886">
        <w:rPr>
          <w:rFonts w:ascii="Arial" w:hAnsi="Arial" w:cs="Arial"/>
          <w:sz w:val="22"/>
          <w:szCs w:val="22"/>
        </w:rPr>
        <w:t>For example, p</w:t>
      </w:r>
      <w:r w:rsidRPr="007165E7" w:rsidR="00F81B9D">
        <w:rPr>
          <w:rFonts w:ascii="Arial" w:hAnsi="Arial" w:cs="Arial"/>
          <w:sz w:val="22"/>
          <w:szCs w:val="22"/>
        </w:rPr>
        <w:t xml:space="preserve">lant phenology drives seasonal shifts in </w:t>
      </w:r>
      <w:r w:rsidR="009D4FF9">
        <w:rPr>
          <w:rFonts w:ascii="Arial" w:hAnsi="Arial" w:cs="Arial"/>
          <w:sz w:val="22"/>
          <w:szCs w:val="22"/>
        </w:rPr>
        <w:t>rhizosphere</w:t>
      </w:r>
      <w:r w:rsidRPr="007165E7" w:rsidR="009D4FF9">
        <w:rPr>
          <w:rFonts w:ascii="Arial" w:hAnsi="Arial" w:cs="Arial"/>
          <w:sz w:val="22"/>
          <w:szCs w:val="22"/>
        </w:rPr>
        <w:t xml:space="preserve"> </w:t>
      </w:r>
      <w:r w:rsidRPr="007165E7" w:rsidR="00F81B9D">
        <w:rPr>
          <w:rFonts w:ascii="Arial" w:hAnsi="Arial" w:cs="Arial"/>
          <w:sz w:val="22"/>
          <w:szCs w:val="22"/>
        </w:rPr>
        <w:t xml:space="preserve">inputs, from active root exudation during growth to litter and root turnover during senescence, altering the substrate landscape that microbes encounter. </w:t>
      </w:r>
    </w:p>
    <w:p w:rsidRPr="007165E7" w:rsidR="00F81B9D" w:rsidP="004B3DE8" w:rsidRDefault="00F81B9D" w14:paraId="34CC3CDF" w14:textId="350BDBFC">
      <w:pPr>
        <w:pStyle w:val="ListParagraph"/>
        <w:numPr>
          <w:ilvl w:val="0"/>
          <w:numId w:val="7"/>
        </w:numPr>
        <w:rPr>
          <w:rFonts w:ascii="Arial" w:hAnsi="Arial" w:cs="Arial"/>
          <w:sz w:val="22"/>
          <w:szCs w:val="22"/>
        </w:rPr>
      </w:pPr>
      <w:r w:rsidRPr="007165E7">
        <w:rPr>
          <w:rFonts w:ascii="Arial" w:hAnsi="Arial" w:cs="Arial"/>
          <w:sz w:val="22"/>
          <w:szCs w:val="22"/>
        </w:rPr>
        <w:t xml:space="preserve">Temperature </w:t>
      </w:r>
      <w:r w:rsidRPr="007165E7" w:rsidR="00CE30C7">
        <w:rPr>
          <w:rFonts w:ascii="Arial" w:hAnsi="Arial" w:cs="Arial"/>
          <w:sz w:val="22"/>
          <w:szCs w:val="22"/>
        </w:rPr>
        <w:t xml:space="preserve">and moisture further </w:t>
      </w:r>
      <w:r w:rsidRPr="007165E7">
        <w:rPr>
          <w:rFonts w:ascii="Arial" w:hAnsi="Arial" w:cs="Arial"/>
          <w:sz w:val="22"/>
          <w:szCs w:val="22"/>
        </w:rPr>
        <w:t>modulate</w:t>
      </w:r>
      <w:r w:rsidRPr="007165E7" w:rsidR="00FF28D7">
        <w:rPr>
          <w:rFonts w:ascii="Arial" w:hAnsi="Arial" w:cs="Arial"/>
          <w:sz w:val="22"/>
          <w:szCs w:val="22"/>
        </w:rPr>
        <w:t xml:space="preserve"> substrate accessibility, microbial mobility,</w:t>
      </w:r>
      <w:r w:rsidRPr="007165E7">
        <w:rPr>
          <w:rFonts w:ascii="Arial" w:hAnsi="Arial" w:cs="Arial"/>
          <w:sz w:val="22"/>
          <w:szCs w:val="22"/>
        </w:rPr>
        <w:t xml:space="preserve"> reaction kinetics and diffusion rates</w:t>
      </w:r>
      <w:r w:rsidRPr="007165E7" w:rsidR="00402C0F">
        <w:rPr>
          <w:rFonts w:ascii="Arial" w:hAnsi="Arial" w:cs="Arial"/>
          <w:sz w:val="22"/>
          <w:szCs w:val="22"/>
        </w:rPr>
        <w:t>.</w:t>
      </w:r>
      <w:r w:rsidRPr="007165E7" w:rsidR="00D542D3">
        <w:rPr>
          <w:rFonts w:ascii="Arial" w:hAnsi="Arial" w:cs="Arial"/>
          <w:sz w:val="22"/>
          <w:szCs w:val="22"/>
        </w:rPr>
        <w:t xml:space="preserve"> </w:t>
      </w:r>
    </w:p>
    <w:p w:rsidRPr="007165E7" w:rsidR="0005661F" w:rsidP="004B3DE8" w:rsidRDefault="0005661F" w14:paraId="4F609D8D" w14:textId="434F6495">
      <w:pPr>
        <w:pStyle w:val="ListParagraph"/>
        <w:numPr>
          <w:ilvl w:val="0"/>
          <w:numId w:val="7"/>
        </w:numPr>
        <w:rPr>
          <w:rFonts w:ascii="Arial" w:hAnsi="Arial" w:cs="Arial"/>
          <w:b/>
          <w:bCs/>
          <w:sz w:val="22"/>
          <w:szCs w:val="22"/>
        </w:rPr>
      </w:pPr>
      <w:r w:rsidRPr="007165E7">
        <w:rPr>
          <w:rFonts w:ascii="Arial" w:hAnsi="Arial" w:cs="Arial"/>
          <w:sz w:val="22"/>
          <w:szCs w:val="22"/>
        </w:rPr>
        <w:t>T</w:t>
      </w:r>
      <w:r w:rsidRPr="007165E7" w:rsidR="00F81B9D">
        <w:rPr>
          <w:rFonts w:ascii="Arial" w:hAnsi="Arial" w:cs="Arial"/>
          <w:sz w:val="22"/>
          <w:szCs w:val="22"/>
        </w:rPr>
        <w:t xml:space="preserve">ogether, these </w:t>
      </w:r>
      <w:r w:rsidRPr="007165E7" w:rsidR="00D06443">
        <w:rPr>
          <w:rFonts w:ascii="Arial" w:hAnsi="Arial" w:cs="Arial"/>
          <w:sz w:val="22"/>
          <w:szCs w:val="22"/>
        </w:rPr>
        <w:t>seasonal changes are expected to influence</w:t>
      </w:r>
      <w:r w:rsidRPr="007165E7" w:rsidR="00FD11C2">
        <w:rPr>
          <w:rFonts w:ascii="Arial" w:hAnsi="Arial" w:cs="Arial"/>
          <w:sz w:val="22"/>
          <w:szCs w:val="22"/>
        </w:rPr>
        <w:t xml:space="preserve"> microbial substrate preferences, enzyme investment, and catabolic activity</w:t>
      </w:r>
      <w:r w:rsidRPr="007165E7" w:rsidR="00D06443">
        <w:rPr>
          <w:rFonts w:ascii="Arial" w:hAnsi="Arial" w:cs="Arial"/>
          <w:sz w:val="22"/>
          <w:szCs w:val="22"/>
        </w:rPr>
        <w:t>.</w:t>
      </w:r>
    </w:p>
    <w:p w:rsidRPr="007165E7" w:rsidR="00731187" w:rsidP="004B3DE8" w:rsidRDefault="00A6529A" w14:paraId="25FA5733" w14:textId="77777777">
      <w:pPr>
        <w:pStyle w:val="ListParagraph"/>
        <w:numPr>
          <w:ilvl w:val="0"/>
          <w:numId w:val="7"/>
        </w:numPr>
        <w:rPr>
          <w:rFonts w:ascii="Arial" w:hAnsi="Arial" w:cs="Arial"/>
          <w:sz w:val="22"/>
          <w:szCs w:val="22"/>
        </w:rPr>
      </w:pPr>
      <w:r w:rsidRPr="007165E7">
        <w:rPr>
          <w:rFonts w:ascii="Arial" w:hAnsi="Arial" w:cs="Arial"/>
          <w:sz w:val="22"/>
          <w:szCs w:val="22"/>
        </w:rPr>
        <w:t>Evidence from individual studies supports this expectation: substrate-induced respiration profiles in dryland soils shift with season, microbial biomass C peaks in winter in some systems, and extracellular enzyme investment shifts between C, N, and P acquisition depending on plant activity and resource stoichiometry</w:t>
      </w:r>
    </w:p>
    <w:p w:rsidRPr="007165E7" w:rsidR="00682A35" w:rsidP="004B3DE8" w:rsidRDefault="00731187" w14:paraId="496212CA" w14:textId="77777777">
      <w:pPr>
        <w:pStyle w:val="ListParagraph"/>
        <w:numPr>
          <w:ilvl w:val="0"/>
          <w:numId w:val="7"/>
        </w:numPr>
        <w:rPr>
          <w:rFonts w:ascii="Arial" w:hAnsi="Arial" w:cs="Arial"/>
          <w:sz w:val="22"/>
          <w:szCs w:val="22"/>
        </w:rPr>
      </w:pPr>
      <w:r w:rsidRPr="007165E7">
        <w:rPr>
          <w:rFonts w:ascii="Arial" w:hAnsi="Arial" w:cs="Arial"/>
          <w:sz w:val="22"/>
          <w:szCs w:val="22"/>
        </w:rPr>
        <w:t>However, m</w:t>
      </w:r>
      <w:r w:rsidRPr="007165E7" w:rsidR="005652A0">
        <w:rPr>
          <w:rFonts w:ascii="Arial" w:hAnsi="Arial" w:cs="Arial"/>
          <w:sz w:val="22"/>
          <w:szCs w:val="22"/>
        </w:rPr>
        <w:t>any</w:t>
      </w:r>
      <w:r w:rsidRPr="007165E7">
        <w:rPr>
          <w:rFonts w:ascii="Arial" w:hAnsi="Arial" w:cs="Arial"/>
          <w:sz w:val="22"/>
          <w:szCs w:val="22"/>
        </w:rPr>
        <w:t xml:space="preserve"> temporal studies of soil microbial function focus</w:t>
      </w:r>
      <w:r w:rsidRPr="007165E7" w:rsidR="005652A0">
        <w:rPr>
          <w:rFonts w:ascii="Arial" w:hAnsi="Arial" w:cs="Arial"/>
          <w:sz w:val="22"/>
          <w:szCs w:val="22"/>
        </w:rPr>
        <w:t xml:space="preserve"> primarily</w:t>
      </w:r>
      <w:r w:rsidRPr="007165E7">
        <w:rPr>
          <w:rFonts w:ascii="Arial" w:hAnsi="Arial" w:cs="Arial"/>
          <w:sz w:val="22"/>
          <w:szCs w:val="22"/>
        </w:rPr>
        <w:t xml:space="preserve"> on the growing season, leaving non-growing season dynamics comparatively uncharacterized despite evidence of significant microbial activity during winter in soils that do not fully freeze</w:t>
      </w:r>
    </w:p>
    <w:p w:rsidRPr="007165E7" w:rsidR="00083351" w:rsidP="004B3DE8" w:rsidRDefault="004D4321" w14:paraId="70D7EAF9" w14:textId="0D7E8286">
      <w:pPr>
        <w:pStyle w:val="ListParagraph"/>
        <w:numPr>
          <w:ilvl w:val="0"/>
          <w:numId w:val="7"/>
        </w:numPr>
        <w:rPr>
          <w:rFonts w:ascii="Arial" w:hAnsi="Arial" w:cs="Arial"/>
          <w:sz w:val="22"/>
          <w:szCs w:val="22"/>
        </w:rPr>
      </w:pPr>
      <w:r w:rsidRPr="007165E7">
        <w:rPr>
          <w:rFonts w:ascii="Arial" w:hAnsi="Arial" w:cs="Arial"/>
          <w:sz w:val="22"/>
          <w:szCs w:val="22"/>
        </w:rPr>
        <w:t xml:space="preserve">Moreover, studies that span full annual cycles rarely combine </w:t>
      </w:r>
      <w:commentRangeStart w:id="84"/>
      <w:r w:rsidRPr="007165E7">
        <w:rPr>
          <w:rFonts w:ascii="Arial" w:hAnsi="Arial" w:cs="Arial"/>
          <w:sz w:val="22"/>
          <w:szCs w:val="22"/>
        </w:rPr>
        <w:t>phenotypic, enzymatic, and molecular measurements</w:t>
      </w:r>
      <w:commentRangeEnd w:id="84"/>
      <w:r w:rsidRPr="007165E7" w:rsidR="00ED22EC">
        <w:rPr>
          <w:rStyle w:val="CommentReference"/>
          <w:rFonts w:ascii="Arial" w:hAnsi="Arial" w:cs="Arial"/>
          <w:sz w:val="22"/>
          <w:szCs w:val="22"/>
        </w:rPr>
        <w:commentReference w:id="84"/>
      </w:r>
      <w:r w:rsidRPr="007165E7">
        <w:rPr>
          <w:rFonts w:ascii="Arial" w:hAnsi="Arial" w:cs="Arial"/>
          <w:sz w:val="22"/>
          <w:szCs w:val="22"/>
        </w:rPr>
        <w:t xml:space="preserve"> needed to distinguish whether observed shifts reflect changes in substrate supply, environmental regulation of activity, transcriptional reallocation, or some combination of these processes.</w:t>
      </w:r>
    </w:p>
    <w:p w:rsidRPr="007165E7" w:rsidR="00FD11C2" w:rsidP="00083351" w:rsidRDefault="00FD11C2" w14:paraId="316F8234" w14:textId="178FF547">
      <w:pPr>
        <w:rPr>
          <w:rFonts w:ascii="Arial" w:hAnsi="Arial" w:cs="Arial"/>
          <w:b/>
          <w:bCs/>
          <w:sz w:val="22"/>
          <w:szCs w:val="22"/>
        </w:rPr>
      </w:pPr>
      <w:r w:rsidRPr="007165E7">
        <w:rPr>
          <w:rFonts w:ascii="Arial" w:hAnsi="Arial" w:cs="Arial"/>
          <w:b/>
          <w:bCs/>
          <w:sz w:val="22"/>
          <w:szCs w:val="22"/>
        </w:rPr>
        <w:t xml:space="preserve">P3: </w:t>
      </w:r>
      <w:r w:rsidRPr="007165E7" w:rsidR="006A598A">
        <w:rPr>
          <w:rFonts w:ascii="Arial" w:hAnsi="Arial" w:cs="Arial"/>
          <w:b/>
          <w:bCs/>
          <w:sz w:val="22"/>
          <w:szCs w:val="22"/>
        </w:rPr>
        <w:t>Our work</w:t>
      </w:r>
    </w:p>
    <w:p w:rsidRPr="007165E7" w:rsidR="001535BF" w:rsidP="004B3DE8" w:rsidRDefault="00023D7D" w14:paraId="2AB9A6FD" w14:textId="412CEB58">
      <w:pPr>
        <w:pStyle w:val="ListParagraph"/>
        <w:numPr>
          <w:ilvl w:val="0"/>
          <w:numId w:val="8"/>
        </w:numPr>
        <w:rPr>
          <w:rFonts w:ascii="Arial" w:hAnsi="Arial" w:cs="Arial"/>
          <w:sz w:val="22"/>
          <w:szCs w:val="22"/>
        </w:rPr>
      </w:pPr>
      <w:r w:rsidRPr="007165E7">
        <w:rPr>
          <w:rFonts w:ascii="Arial" w:hAnsi="Arial" w:cs="Arial"/>
          <w:sz w:val="22"/>
          <w:szCs w:val="22"/>
        </w:rPr>
        <w:t xml:space="preserve">To address this, we conducted monthly soil sampling over 13 months (June 2023 to June 2024) in an irrigated tall wheatgrass system under contrasting </w:t>
      </w:r>
      <w:r w:rsidR="008F161B">
        <w:rPr>
          <w:rFonts w:ascii="Arial" w:hAnsi="Arial" w:cs="Arial"/>
          <w:sz w:val="22"/>
          <w:szCs w:val="22"/>
        </w:rPr>
        <w:t xml:space="preserve">soil </w:t>
      </w:r>
      <w:r w:rsidRPr="007165E7">
        <w:rPr>
          <w:rFonts w:ascii="Arial" w:hAnsi="Arial" w:cs="Arial"/>
          <w:sz w:val="22"/>
          <w:szCs w:val="22"/>
        </w:rPr>
        <w:t xml:space="preserve">moisture </w:t>
      </w:r>
      <w:r w:rsidR="008F161B">
        <w:rPr>
          <w:rFonts w:ascii="Arial" w:hAnsi="Arial" w:cs="Arial"/>
          <w:sz w:val="22"/>
          <w:szCs w:val="22"/>
        </w:rPr>
        <w:t>conditions</w:t>
      </w:r>
      <w:r w:rsidR="00255BB2">
        <w:rPr>
          <w:rFonts w:ascii="Arial" w:hAnsi="Arial" w:cs="Arial"/>
          <w:sz w:val="22"/>
          <w:szCs w:val="22"/>
        </w:rPr>
        <w:t>.</w:t>
      </w:r>
      <w:r w:rsidRPr="007165E7">
        <w:rPr>
          <w:rFonts w:ascii="Arial" w:hAnsi="Arial" w:cs="Arial"/>
          <w:sz w:val="22"/>
          <w:szCs w:val="22"/>
        </w:rPr>
        <w:t xml:space="preserve"> </w:t>
      </w:r>
      <w:r w:rsidRPr="007165E7" w:rsidR="00A66A5F">
        <w:rPr>
          <w:rFonts w:ascii="Arial" w:hAnsi="Arial" w:cs="Arial"/>
          <w:sz w:val="22"/>
          <w:szCs w:val="22"/>
        </w:rPr>
        <w:t xml:space="preserve">We paired monthly field environmental measurements (temperature, moisture, extractable resource pools) with laboratory characterization of </w:t>
      </w:r>
      <w:ins w:author="Zimmerman, Amy E" w:date="2026-06-09T19:41:00Z" w16du:dateUtc="2026-06-10T02:41:00Z" w:id="85">
        <w:r w:rsidR="00B203E5">
          <w:rPr>
            <w:rFonts w:ascii="Arial" w:hAnsi="Arial" w:cs="Arial"/>
            <w:sz w:val="22"/>
            <w:szCs w:val="22"/>
          </w:rPr>
          <w:t>microbial resource use phenotypes at distinct levels</w:t>
        </w:r>
        <w:r w:rsidR="007177F0">
          <w:rPr>
            <w:rFonts w:ascii="Arial" w:hAnsi="Arial" w:cs="Arial"/>
            <w:sz w:val="22"/>
            <w:szCs w:val="22"/>
          </w:rPr>
          <w:t xml:space="preserve"> along the continuum of gen</w:t>
        </w:r>
      </w:ins>
      <w:ins w:author="Zimmerman, Amy E" w:date="2026-06-09T19:42:00Z" w16du:dateUtc="2026-06-10T02:42:00Z" w:id="86">
        <w:r w:rsidR="007177F0">
          <w:rPr>
            <w:rFonts w:ascii="Arial" w:hAnsi="Arial" w:cs="Arial"/>
            <w:sz w:val="22"/>
            <w:szCs w:val="22"/>
          </w:rPr>
          <w:t>omic potential to expressed function</w:t>
        </w:r>
      </w:ins>
      <w:ins w:author="Zimmerman, Amy E" w:date="2026-06-09T19:41:00Z" w16du:dateUtc="2026-06-10T02:41:00Z" w:id="87">
        <w:r w:rsidR="00B203E5">
          <w:rPr>
            <w:rFonts w:ascii="Arial" w:hAnsi="Arial" w:cs="Arial"/>
            <w:sz w:val="22"/>
            <w:szCs w:val="22"/>
          </w:rPr>
          <w:t xml:space="preserve"> </w:t>
        </w:r>
        <w:r w:rsidR="007177F0">
          <w:rPr>
            <w:rFonts w:ascii="Arial" w:hAnsi="Arial" w:cs="Arial"/>
            <w:sz w:val="22"/>
            <w:szCs w:val="22"/>
          </w:rPr>
          <w:t>–</w:t>
        </w:r>
        <w:r w:rsidR="00B203E5">
          <w:rPr>
            <w:rFonts w:ascii="Arial" w:hAnsi="Arial" w:cs="Arial"/>
            <w:sz w:val="22"/>
            <w:szCs w:val="22"/>
          </w:rPr>
          <w:t xml:space="preserve"> </w:t>
        </w:r>
        <w:r w:rsidR="007177F0">
          <w:rPr>
            <w:rFonts w:ascii="Arial" w:hAnsi="Arial" w:cs="Arial"/>
            <w:sz w:val="22"/>
            <w:szCs w:val="22"/>
          </w:rPr>
          <w:t>molecular (gene expression)</w:t>
        </w:r>
      </w:ins>
      <w:ins w:author="Zimmerman, Amy E" w:date="2026-06-09T19:42:00Z" w16du:dateUtc="2026-06-10T02:42:00Z" w:id="88">
        <w:r w:rsidR="007177F0">
          <w:rPr>
            <w:rFonts w:ascii="Arial" w:hAnsi="Arial" w:cs="Arial"/>
            <w:sz w:val="22"/>
            <w:szCs w:val="22"/>
          </w:rPr>
          <w:t>, enzymatic (</w:t>
        </w:r>
        <w:r w:rsidR="00B67B25">
          <w:rPr>
            <w:rFonts w:ascii="Arial" w:hAnsi="Arial" w:cs="Arial"/>
            <w:sz w:val="22"/>
            <w:szCs w:val="22"/>
          </w:rPr>
          <w:t>activity rates</w:t>
        </w:r>
        <w:r w:rsidR="007177F0">
          <w:rPr>
            <w:rFonts w:ascii="Arial" w:hAnsi="Arial" w:cs="Arial"/>
            <w:sz w:val="22"/>
            <w:szCs w:val="22"/>
          </w:rPr>
          <w:t>)</w:t>
        </w:r>
        <w:r w:rsidR="00B67B25">
          <w:rPr>
            <w:rFonts w:ascii="Arial" w:hAnsi="Arial" w:cs="Arial"/>
            <w:sz w:val="22"/>
            <w:szCs w:val="22"/>
          </w:rPr>
          <w:t xml:space="preserve">, and </w:t>
        </w:r>
        <w:r w:rsidR="00FF457E">
          <w:rPr>
            <w:rFonts w:ascii="Arial" w:hAnsi="Arial" w:cs="Arial"/>
            <w:sz w:val="22"/>
            <w:szCs w:val="22"/>
          </w:rPr>
          <w:t>physiological (</w:t>
        </w:r>
      </w:ins>
      <w:ins w:author="Zimmerman, Amy E" w:date="2026-06-09T19:43:00Z" w16du:dateUtc="2026-06-10T02:43:00Z" w:id="89">
        <w:r w:rsidR="00FF457E">
          <w:rPr>
            <w:rFonts w:ascii="Arial" w:hAnsi="Arial" w:cs="Arial"/>
            <w:sz w:val="22"/>
            <w:szCs w:val="22"/>
          </w:rPr>
          <w:t>respiration</w:t>
        </w:r>
        <w:r w:rsidR="003E125F">
          <w:rPr>
            <w:rFonts w:ascii="Arial" w:hAnsi="Arial" w:cs="Arial"/>
            <w:sz w:val="22"/>
            <w:szCs w:val="22"/>
          </w:rPr>
          <w:t xml:space="preserve"> rates</w:t>
        </w:r>
        <w:r w:rsidR="006D0D13">
          <w:rPr>
            <w:rFonts w:ascii="Arial" w:hAnsi="Arial" w:cs="Arial"/>
            <w:sz w:val="22"/>
            <w:szCs w:val="22"/>
          </w:rPr>
          <w:t xml:space="preserve"> as a proxy for active microbial biomass</w:t>
        </w:r>
      </w:ins>
      <w:ins w:author="Zimmerman, Amy E" w:date="2026-06-09T19:44:00Z" w16du:dateUtc="2026-06-10T02:44:00Z" w:id="90">
        <w:r w:rsidR="007E53C1">
          <w:rPr>
            <w:rFonts w:ascii="Arial" w:hAnsi="Arial" w:cs="Arial"/>
            <w:sz w:val="22"/>
            <w:szCs w:val="22"/>
          </w:rPr>
          <w:t>… growth or metabolism?</w:t>
        </w:r>
      </w:ins>
      <w:ins w:author="Zimmerman, Amy E" w:date="2026-06-09T19:42:00Z" w16du:dateUtc="2026-06-10T02:42:00Z" w:id="91">
        <w:r w:rsidR="00FF457E">
          <w:rPr>
            <w:rFonts w:ascii="Arial" w:hAnsi="Arial" w:cs="Arial"/>
            <w:sz w:val="22"/>
            <w:szCs w:val="22"/>
          </w:rPr>
          <w:t xml:space="preserve">) </w:t>
        </w:r>
      </w:ins>
      <w:del w:author="Zimmerman, Amy E" w:date="2026-06-09T19:41:00Z" w16du:dateUtc="2026-06-10T02:41:00Z" w:id="92">
        <w:r w:rsidRPr="007165E7" w:rsidDel="00B203E5" w:rsidR="00A66A5F">
          <w:rPr>
            <w:rFonts w:ascii="Arial" w:hAnsi="Arial" w:cs="Arial"/>
            <w:sz w:val="22"/>
            <w:szCs w:val="22"/>
          </w:rPr>
          <w:delText xml:space="preserve">substrate-use phenotypes </w:delText>
        </w:r>
      </w:del>
      <w:r w:rsidRPr="007165E7" w:rsidR="00A66A5F">
        <w:rPr>
          <w:rFonts w:ascii="Arial" w:hAnsi="Arial" w:cs="Arial"/>
          <w:sz w:val="22"/>
          <w:szCs w:val="22"/>
        </w:rPr>
        <w:t xml:space="preserve">(MicroResp, 31 substrates), extracellular enzyme activities, and </w:t>
      </w:r>
      <w:r w:rsidR="00FE20C7">
        <w:rPr>
          <w:rFonts w:ascii="Arial" w:hAnsi="Arial" w:cs="Arial"/>
          <w:sz w:val="22"/>
          <w:szCs w:val="22"/>
        </w:rPr>
        <w:t>field</w:t>
      </w:r>
      <w:r w:rsidRPr="007165E7" w:rsidR="00A66A5F">
        <w:rPr>
          <w:rFonts w:ascii="Arial" w:hAnsi="Arial" w:cs="Arial"/>
          <w:sz w:val="22"/>
          <w:szCs w:val="22"/>
        </w:rPr>
        <w:t xml:space="preserve"> metatranscriptomes to capture microbial function across </w:t>
      </w:r>
      <w:commentRangeStart w:id="93"/>
      <w:commentRangeStart w:id="94"/>
      <w:r w:rsidRPr="007165E7" w:rsidR="00A66A5F">
        <w:rPr>
          <w:rFonts w:ascii="Arial" w:hAnsi="Arial" w:cs="Arial"/>
          <w:sz w:val="22"/>
          <w:szCs w:val="22"/>
        </w:rPr>
        <w:t>phenotypic, enzymatic, and molecular scales</w:t>
      </w:r>
      <w:commentRangeEnd w:id="93"/>
      <w:r w:rsidRPr="007165E7" w:rsidR="00FE20C7">
        <w:rPr>
          <w:rStyle w:val="CommentReference"/>
          <w:rFonts w:ascii="Arial" w:hAnsi="Arial" w:cs="Arial"/>
          <w:sz w:val="22"/>
          <w:szCs w:val="22"/>
        </w:rPr>
        <w:commentReference w:id="93"/>
      </w:r>
      <w:commentRangeEnd w:id="94"/>
      <w:r>
        <w:rPr>
          <w:rStyle w:val="CommentReference"/>
        </w:rPr>
        <w:commentReference w:id="94"/>
      </w:r>
      <w:r w:rsidRPr="007165E7" w:rsidR="00A66A5F">
        <w:rPr>
          <w:rFonts w:ascii="Arial" w:hAnsi="Arial" w:cs="Arial"/>
          <w:sz w:val="22"/>
          <w:szCs w:val="22"/>
        </w:rPr>
        <w:t>.</w:t>
      </w:r>
    </w:p>
    <w:p w:rsidRPr="007165E7" w:rsidR="00651201" w:rsidP="004B3DE8" w:rsidRDefault="00651201" w14:paraId="4F8A75B9" w14:textId="52BD505C">
      <w:pPr>
        <w:pStyle w:val="ListParagraph"/>
        <w:numPr>
          <w:ilvl w:val="0"/>
          <w:numId w:val="8"/>
        </w:numPr>
        <w:rPr>
          <w:rFonts w:ascii="Arial" w:hAnsi="Arial" w:cs="Arial"/>
          <w:sz w:val="22"/>
          <w:szCs w:val="22"/>
        </w:rPr>
      </w:pPr>
      <w:r w:rsidRPr="007165E7">
        <w:rPr>
          <w:rFonts w:ascii="Arial" w:hAnsi="Arial" w:cs="Arial"/>
          <w:sz w:val="22"/>
          <w:szCs w:val="22"/>
        </w:rPr>
        <w:t xml:space="preserve">We treat the full dataset as a continuous time series and ask: (1) How do </w:t>
      </w:r>
      <w:commentRangeStart w:id="95"/>
      <w:r w:rsidRPr="007165E7">
        <w:rPr>
          <w:rFonts w:ascii="Arial" w:hAnsi="Arial" w:cs="Arial"/>
          <w:sz w:val="22"/>
          <w:szCs w:val="22"/>
        </w:rPr>
        <w:t xml:space="preserve">substrate-use phenotypes </w:t>
      </w:r>
      <w:commentRangeEnd w:id="95"/>
      <w:r w:rsidRPr="007165E7" w:rsidR="00FE20C7">
        <w:rPr>
          <w:rStyle w:val="CommentReference"/>
          <w:rFonts w:ascii="Arial" w:hAnsi="Arial" w:cs="Arial"/>
          <w:sz w:val="22"/>
          <w:szCs w:val="22"/>
        </w:rPr>
        <w:commentReference w:id="95"/>
      </w:r>
      <w:r w:rsidRPr="007165E7">
        <w:rPr>
          <w:rFonts w:ascii="Arial" w:hAnsi="Arial" w:cs="Arial"/>
          <w:sz w:val="22"/>
          <w:szCs w:val="22"/>
        </w:rPr>
        <w:t xml:space="preserve">change through time, and how much of this temporal variation is explained by temperature, moisture, and </w:t>
      </w:r>
      <w:commentRangeStart w:id="96"/>
      <w:commentRangeStart w:id="97"/>
      <w:commentRangeStart w:id="98"/>
      <w:r w:rsidRPr="007165E7">
        <w:rPr>
          <w:rFonts w:ascii="Arial" w:hAnsi="Arial" w:cs="Arial"/>
          <w:sz w:val="22"/>
          <w:szCs w:val="22"/>
        </w:rPr>
        <w:t>resource availability</w:t>
      </w:r>
      <w:commentRangeEnd w:id="96"/>
      <w:r w:rsidRPr="007165E7" w:rsidR="00FE20C7">
        <w:rPr>
          <w:rStyle w:val="CommentReference"/>
          <w:rFonts w:ascii="Arial" w:hAnsi="Arial" w:cs="Arial"/>
          <w:sz w:val="22"/>
          <w:szCs w:val="22"/>
        </w:rPr>
        <w:commentReference w:id="96"/>
      </w:r>
      <w:commentRangeEnd w:id="97"/>
      <w:r>
        <w:rPr>
          <w:rStyle w:val="CommentReference"/>
        </w:rPr>
        <w:commentReference w:id="97"/>
      </w:r>
      <w:commentRangeEnd w:id="98"/>
      <w:r>
        <w:rPr>
          <w:rStyle w:val="CommentReference"/>
        </w:rPr>
        <w:commentReference w:id="98"/>
      </w:r>
      <w:r w:rsidRPr="007165E7">
        <w:rPr>
          <w:rFonts w:ascii="Arial" w:hAnsi="Arial" w:cs="Arial"/>
          <w:sz w:val="22"/>
          <w:szCs w:val="22"/>
        </w:rPr>
        <w:t xml:space="preserve">? (2) Do temporal shifts in </w:t>
      </w:r>
      <w:ins w:author="Zimmerman, Amy E" w:date="2026-06-09T19:47:00Z" w16du:dateUtc="2026-06-10T02:47:00Z" w:id="99">
        <w:r w:rsidR="00971D4A">
          <w:rPr>
            <w:rFonts w:ascii="Arial" w:hAnsi="Arial" w:cs="Arial"/>
            <w:sz w:val="22"/>
            <w:szCs w:val="22"/>
          </w:rPr>
          <w:t>phenotype measurements covary across scales (</w:t>
        </w:r>
      </w:ins>
      <w:ins w:author="Zimmerman, Amy E" w:date="2026-06-09T19:48:00Z" w16du:dateUtc="2026-06-10T02:48:00Z" w:id="100">
        <w:r w:rsidR="00971D4A">
          <w:rPr>
            <w:rFonts w:ascii="Arial" w:hAnsi="Arial" w:cs="Arial"/>
            <w:sz w:val="22"/>
            <w:szCs w:val="22"/>
          </w:rPr>
          <w:t xml:space="preserve">from molecular, to enzymatic, to metabolic) </w:t>
        </w:r>
      </w:ins>
      <w:r w:rsidRPr="007165E7" w:rsidR="0022073F">
        <w:rPr>
          <w:rFonts w:ascii="Arial" w:hAnsi="Arial" w:cs="Arial"/>
          <w:sz w:val="22"/>
          <w:szCs w:val="22"/>
        </w:rPr>
        <w:t>metatranscriptomic profiles</w:t>
      </w:r>
      <w:r w:rsidRPr="007165E7">
        <w:rPr>
          <w:rFonts w:ascii="Arial" w:hAnsi="Arial" w:cs="Arial"/>
          <w:sz w:val="22"/>
          <w:szCs w:val="22"/>
        </w:rPr>
        <w:t xml:space="preserve"> covary with substrate-use phenotypes and enzyme activities, </w:t>
      </w:r>
      <w:commentRangeStart w:id="101"/>
      <w:r w:rsidRPr="007165E7">
        <w:rPr>
          <w:rFonts w:ascii="Arial" w:hAnsi="Arial" w:cs="Arial"/>
          <w:sz w:val="22"/>
          <w:szCs w:val="22"/>
        </w:rPr>
        <w:t xml:space="preserve">indicating coordinated regulation across these measurement scales, </w:t>
      </w:r>
      <w:commentRangeEnd w:id="101"/>
      <w:r w:rsidRPr="007165E7" w:rsidR="0010742B">
        <w:rPr>
          <w:rStyle w:val="CommentReference"/>
          <w:rFonts w:ascii="Arial" w:hAnsi="Arial" w:cs="Arial"/>
          <w:sz w:val="22"/>
          <w:szCs w:val="22"/>
        </w:rPr>
        <w:commentReference w:id="101"/>
      </w:r>
      <w:commentRangeStart w:id="102"/>
      <w:r w:rsidRPr="007165E7">
        <w:rPr>
          <w:rFonts w:ascii="Arial" w:hAnsi="Arial" w:cs="Arial"/>
          <w:sz w:val="22"/>
          <w:szCs w:val="22"/>
        </w:rPr>
        <w:t>or do they diverge under certain seasonal conditions?</w:t>
      </w:r>
      <w:commentRangeEnd w:id="102"/>
      <w:r w:rsidR="0010742B">
        <w:rPr>
          <w:rStyle w:val="CommentReference"/>
          <w:rFonts w:ascii="Arial" w:hAnsi="Arial" w:cs="Arial"/>
          <w:sz w:val="22"/>
          <w:szCs w:val="22"/>
        </w:rPr>
        <w:commentReference w:id="102"/>
      </w:r>
      <w:ins w:author="Zimmerman, Amy E" w:date="2026-06-09T19:48:00Z" w16du:dateUtc="2026-06-10T02:48:00Z" w:id="103">
        <w:r w:rsidR="00D74364">
          <w:rPr>
            <w:rFonts w:ascii="Arial" w:hAnsi="Arial" w:cs="Arial"/>
            <w:sz w:val="22"/>
            <w:szCs w:val="22"/>
          </w:rPr>
          <w:t xml:space="preserve"> In essence, how/does the scale of measurement influence interpretation of temporal dynamics?</w:t>
        </w:r>
      </w:ins>
    </w:p>
    <w:p w:rsidRPr="007165E7" w:rsidR="0044168D" w:rsidP="0044168D" w:rsidRDefault="0044168D" w14:paraId="6FB8E734" w14:textId="329CA047">
      <w:pPr>
        <w:rPr>
          <w:rFonts w:ascii="Arial" w:hAnsi="Arial" w:cs="Arial"/>
          <w:b/>
          <w:bCs/>
          <w:sz w:val="22"/>
          <w:szCs w:val="22"/>
        </w:rPr>
      </w:pPr>
      <w:r w:rsidRPr="007165E7">
        <w:rPr>
          <w:rFonts w:ascii="Arial" w:hAnsi="Arial" w:cs="Arial"/>
          <w:b/>
          <w:bCs/>
          <w:sz w:val="22"/>
          <w:szCs w:val="22"/>
        </w:rPr>
        <w:t>Research questions and hypotheses</w:t>
      </w:r>
    </w:p>
    <w:p w:rsidRPr="007165E7" w:rsidR="003A4F22" w:rsidP="0044168D" w:rsidRDefault="0044168D" w14:paraId="4A3C6FA9" w14:textId="5FCC811F">
      <w:pPr>
        <w:spacing w:after="0"/>
        <w:rPr>
          <w:rFonts w:ascii="Arial" w:hAnsi="Arial" w:cs="Arial"/>
          <w:sz w:val="22"/>
          <w:szCs w:val="22"/>
        </w:rPr>
      </w:pPr>
      <w:r w:rsidRPr="007165E7">
        <w:rPr>
          <w:rFonts w:ascii="Arial" w:hAnsi="Arial" w:cs="Arial"/>
          <w:sz w:val="22"/>
          <w:szCs w:val="22"/>
        </w:rPr>
        <w:t xml:space="preserve">Q1: </w:t>
      </w:r>
      <w:r w:rsidRPr="007F3584" w:rsidR="007F3584">
        <w:rPr>
          <w:rFonts w:ascii="Arial" w:hAnsi="Arial" w:cs="Arial"/>
          <w:sz w:val="22"/>
          <w:szCs w:val="22"/>
        </w:rPr>
        <w:t>How do</w:t>
      </w:r>
      <w:ins w:author="Zimmerman, Amy E" w:date="2026-06-09T19:49:00Z" w16du:dateUtc="2026-06-10T02:49:00Z" w:id="104">
        <w:r w:rsidR="00552BD6">
          <w:rPr>
            <w:rFonts w:ascii="Arial" w:hAnsi="Arial" w:cs="Arial"/>
            <w:sz w:val="22"/>
            <w:szCs w:val="22"/>
          </w:rPr>
          <w:t>es microbial substrate-induced respiration</w:t>
        </w:r>
      </w:ins>
      <w:r w:rsidRPr="007F3584" w:rsidR="007F3584">
        <w:rPr>
          <w:rFonts w:ascii="Arial" w:hAnsi="Arial" w:cs="Arial"/>
          <w:sz w:val="22"/>
          <w:szCs w:val="22"/>
        </w:rPr>
        <w:t xml:space="preserve"> </w:t>
      </w:r>
      <w:commentRangeStart w:id="105"/>
      <w:commentRangeStart w:id="106"/>
      <w:del w:author="Zimmerman, Amy E" w:date="2026-06-09T19:49:00Z" w16du:dateUtc="2026-06-10T02:49:00Z" w:id="107">
        <w:r w:rsidRPr="007F3584" w:rsidDel="00552BD6" w:rsidR="007F3584">
          <w:rPr>
            <w:rFonts w:ascii="Arial" w:hAnsi="Arial" w:cs="Arial"/>
            <w:sz w:val="22"/>
            <w:szCs w:val="22"/>
          </w:rPr>
          <w:delText xml:space="preserve">substrate-use </w:delText>
        </w:r>
      </w:del>
      <w:ins w:author="Zimmerman, Amy E" w:date="2026-06-09T19:49:00Z" w16du:dateUtc="2026-06-10T02:49:00Z" w:id="108">
        <w:r w:rsidR="00552BD6">
          <w:rPr>
            <w:rFonts w:ascii="Arial" w:hAnsi="Arial" w:cs="Arial"/>
            <w:sz w:val="22"/>
            <w:szCs w:val="22"/>
          </w:rPr>
          <w:t xml:space="preserve">(metabolic </w:t>
        </w:r>
      </w:ins>
      <w:r w:rsidRPr="007F3584" w:rsidR="007F3584">
        <w:rPr>
          <w:rFonts w:ascii="Arial" w:hAnsi="Arial" w:cs="Arial"/>
          <w:sz w:val="22"/>
          <w:szCs w:val="22"/>
        </w:rPr>
        <w:t>phenotype</w:t>
      </w:r>
      <w:del w:author="Zimmerman, Amy E" w:date="2026-06-09T19:49:00Z" w16du:dateUtc="2026-06-10T02:49:00Z" w:id="109">
        <w:r w:rsidRPr="007F3584" w:rsidDel="00552BD6" w:rsidR="007F3584">
          <w:rPr>
            <w:rFonts w:ascii="Arial" w:hAnsi="Arial" w:cs="Arial"/>
            <w:sz w:val="22"/>
            <w:szCs w:val="22"/>
          </w:rPr>
          <w:delText>s</w:delText>
        </w:r>
      </w:del>
      <w:ins w:author="Zimmerman, Amy E" w:date="2026-06-09T19:49:00Z" w16du:dateUtc="2026-06-10T02:49:00Z" w:id="110">
        <w:r w:rsidR="00552BD6">
          <w:rPr>
            <w:rFonts w:ascii="Arial" w:hAnsi="Arial" w:cs="Arial"/>
            <w:sz w:val="22"/>
            <w:szCs w:val="22"/>
          </w:rPr>
          <w:t>)</w:t>
        </w:r>
      </w:ins>
      <w:r w:rsidRPr="007F3584" w:rsidR="007F3584">
        <w:rPr>
          <w:rFonts w:ascii="Arial" w:hAnsi="Arial" w:cs="Arial"/>
          <w:sz w:val="22"/>
          <w:szCs w:val="22"/>
        </w:rPr>
        <w:t xml:space="preserve"> </w:t>
      </w:r>
      <w:commentRangeEnd w:id="105"/>
      <w:r w:rsidRPr="007F3584" w:rsidR="00F307D1">
        <w:rPr>
          <w:rStyle w:val="CommentReference"/>
          <w:rFonts w:ascii="Arial" w:hAnsi="Arial" w:cs="Arial"/>
          <w:sz w:val="22"/>
          <w:szCs w:val="22"/>
        </w:rPr>
        <w:commentReference w:id="105"/>
      </w:r>
      <w:commentRangeEnd w:id="106"/>
      <w:r>
        <w:rPr>
          <w:rStyle w:val="CommentReference"/>
        </w:rPr>
        <w:commentReference w:id="106"/>
      </w:r>
      <w:r w:rsidRPr="007F3584" w:rsidR="007F3584">
        <w:rPr>
          <w:rFonts w:ascii="Arial" w:hAnsi="Arial" w:cs="Arial"/>
          <w:sz w:val="22"/>
          <w:szCs w:val="22"/>
        </w:rPr>
        <w:t>change through time, and what environmental gradients are associated with temporal variation</w:t>
      </w:r>
      <w:r w:rsidRPr="007165E7">
        <w:rPr>
          <w:rFonts w:ascii="Arial" w:hAnsi="Arial" w:cs="Arial"/>
          <w:sz w:val="22"/>
          <w:szCs w:val="22"/>
        </w:rPr>
        <w:t>?</w:t>
      </w:r>
    </w:p>
    <w:p w:rsidR="003A4F22" w:rsidP="004B3DE8" w:rsidRDefault="003A4F22" w14:paraId="0E06AD89" w14:textId="0B522B84">
      <w:pPr>
        <w:pStyle w:val="ListParagraph"/>
        <w:numPr>
          <w:ilvl w:val="0"/>
          <w:numId w:val="10"/>
        </w:numPr>
        <w:spacing w:after="0"/>
        <w:rPr>
          <w:ins w:author="Zimmerman, Amy E" w:date="2026-06-09T19:51:00Z" w16du:dateUtc="2026-06-10T02:51:00Z" w:id="111"/>
          <w:rFonts w:ascii="Arial" w:hAnsi="Arial" w:cs="Arial"/>
          <w:sz w:val="22"/>
          <w:szCs w:val="22"/>
        </w:rPr>
      </w:pPr>
      <w:commentRangeStart w:id="112"/>
      <w:commentRangeStart w:id="113"/>
      <w:r w:rsidRPr="003A4F22">
        <w:rPr>
          <w:rFonts w:ascii="Arial" w:hAnsi="Arial" w:cs="Arial"/>
          <w:sz w:val="22"/>
          <w:szCs w:val="22"/>
        </w:rPr>
        <w:t>H1a</w:t>
      </w:r>
      <w:commentRangeEnd w:id="112"/>
      <w:r w:rsidRPr="003A4F22" w:rsidR="008C5196">
        <w:rPr>
          <w:rStyle w:val="CommentReference"/>
          <w:rFonts w:ascii="Arial" w:hAnsi="Arial" w:cs="Arial"/>
          <w:sz w:val="22"/>
          <w:szCs w:val="22"/>
        </w:rPr>
        <w:commentReference w:id="112"/>
      </w:r>
      <w:commentRangeEnd w:id="113"/>
      <w:r>
        <w:rPr>
          <w:rStyle w:val="CommentReference"/>
        </w:rPr>
        <w:commentReference w:id="113"/>
      </w:r>
      <w:r w:rsidRPr="003A4F22">
        <w:rPr>
          <w:rFonts w:ascii="Arial" w:hAnsi="Arial" w:cs="Arial"/>
          <w:sz w:val="22"/>
          <w:szCs w:val="22"/>
        </w:rPr>
        <w:t>: Multivariate temporal variation in substrate-use phenotypes will be significantly associated with soil temperature, moisture, and</w:t>
      </w:r>
      <w:r w:rsidR="00FF11EC">
        <w:rPr>
          <w:rFonts w:ascii="Arial" w:hAnsi="Arial" w:cs="Arial"/>
          <w:sz w:val="22"/>
          <w:szCs w:val="22"/>
        </w:rPr>
        <w:t xml:space="preserve"> salt</w:t>
      </w:r>
      <w:r w:rsidRPr="003A4F22">
        <w:rPr>
          <w:rFonts w:ascii="Arial" w:hAnsi="Arial" w:cs="Arial"/>
          <w:sz w:val="22"/>
          <w:szCs w:val="22"/>
        </w:rPr>
        <w:t xml:space="preserve"> </w:t>
      </w:r>
      <w:commentRangeStart w:id="114"/>
      <w:commentRangeStart w:id="115"/>
      <w:commentRangeStart w:id="116"/>
      <w:r w:rsidRPr="003A4F22">
        <w:rPr>
          <w:rFonts w:ascii="Arial" w:hAnsi="Arial" w:cs="Arial"/>
          <w:sz w:val="22"/>
          <w:szCs w:val="22"/>
        </w:rPr>
        <w:t>extractable resource pools</w:t>
      </w:r>
      <w:commentRangeEnd w:id="114"/>
      <w:r w:rsidRPr="003A4F22" w:rsidR="002F32A2">
        <w:rPr>
          <w:rStyle w:val="CommentReference"/>
          <w:rFonts w:ascii="Arial" w:hAnsi="Arial" w:cs="Arial"/>
          <w:sz w:val="22"/>
          <w:szCs w:val="22"/>
        </w:rPr>
        <w:commentReference w:id="114"/>
      </w:r>
      <w:commentRangeEnd w:id="115"/>
      <w:r>
        <w:rPr>
          <w:rStyle w:val="CommentReference"/>
        </w:rPr>
        <w:commentReference w:id="115"/>
      </w:r>
      <w:commentRangeEnd w:id="116"/>
      <w:r>
        <w:rPr>
          <w:rStyle w:val="CommentReference"/>
        </w:rPr>
        <w:commentReference w:id="116"/>
      </w:r>
      <w:r w:rsidRPr="003A4F22">
        <w:rPr>
          <w:rFonts w:ascii="Arial" w:hAnsi="Arial" w:cs="Arial"/>
          <w:sz w:val="22"/>
          <w:szCs w:val="22"/>
        </w:rPr>
        <w:t>.</w:t>
      </w:r>
    </w:p>
    <w:p w:rsidR="00206D06" w:rsidRDefault="00206D06" w14:paraId="2B40BF67" w14:textId="0EECC073">
      <w:pPr>
        <w:pStyle w:val="ListParagraph"/>
        <w:numPr>
          <w:ilvl w:val="1"/>
          <w:numId w:val="10"/>
        </w:numPr>
        <w:spacing w:after="0"/>
        <w:rPr>
          <w:rFonts w:ascii="Arial" w:hAnsi="Arial" w:cs="Arial"/>
          <w:sz w:val="22"/>
          <w:szCs w:val="22"/>
        </w:rPr>
        <w:pPrChange w:author="Zimmerman, Amy E" w:date="2026-06-09T19:51:00Z" w16du:dateUtc="2026-06-10T02:51:00Z" w:id="117">
          <w:pPr>
            <w:pStyle w:val="ListParagraph"/>
            <w:numPr>
              <w:numId w:val="10"/>
            </w:numPr>
            <w:spacing w:after="0"/>
            <w:ind w:hanging="360"/>
          </w:pPr>
        </w:pPrChange>
      </w:pPr>
      <w:ins w:author="Zimmerman, Amy E" w:date="2026-06-09T19:51:00Z" w16du:dateUtc="2026-06-10T02:51:00Z" w:id="118">
        <w:r>
          <w:rPr>
            <w:rFonts w:ascii="Arial" w:hAnsi="Arial" w:cs="Arial"/>
            <w:sz w:val="22"/>
            <w:szCs w:val="22"/>
          </w:rPr>
          <w:t>Rationale: These factors serve as master controls on microbial activity.</w:t>
        </w:r>
      </w:ins>
    </w:p>
    <w:p w:rsidR="0044168D" w:rsidP="004B3DE8" w:rsidRDefault="0044168D" w14:paraId="6FD5DD0E" w14:textId="197F9A85">
      <w:pPr>
        <w:pStyle w:val="ListParagraph"/>
        <w:numPr>
          <w:ilvl w:val="0"/>
          <w:numId w:val="10"/>
        </w:numPr>
        <w:spacing w:after="0"/>
        <w:rPr>
          <w:ins w:author="Zimmerman, Amy E" w:date="2026-06-09T19:51:00Z" w16du:dateUtc="2026-06-10T02:51:00Z" w:id="119"/>
          <w:rFonts w:ascii="Arial" w:hAnsi="Arial" w:cs="Arial"/>
          <w:sz w:val="22"/>
          <w:szCs w:val="22"/>
        </w:rPr>
      </w:pPr>
      <w:r w:rsidRPr="007165E7">
        <w:rPr>
          <w:rFonts w:ascii="Arial" w:hAnsi="Arial" w:cs="Arial"/>
          <w:sz w:val="22"/>
          <w:szCs w:val="22"/>
        </w:rPr>
        <w:t>H1</w:t>
      </w:r>
      <w:r w:rsidR="003A4F22">
        <w:rPr>
          <w:rFonts w:ascii="Arial" w:hAnsi="Arial" w:cs="Arial"/>
          <w:sz w:val="22"/>
          <w:szCs w:val="22"/>
        </w:rPr>
        <w:t>b</w:t>
      </w:r>
      <w:r w:rsidRPr="007165E7">
        <w:rPr>
          <w:rFonts w:ascii="Arial" w:hAnsi="Arial" w:cs="Arial"/>
          <w:sz w:val="22"/>
          <w:szCs w:val="22"/>
        </w:rPr>
        <w:t xml:space="preserve">: </w:t>
      </w:r>
      <w:r w:rsidRPr="00BD4903" w:rsidR="00BD4903">
        <w:rPr>
          <w:rFonts w:ascii="Arial" w:hAnsi="Arial" w:cs="Arial"/>
          <w:sz w:val="22"/>
          <w:szCs w:val="22"/>
        </w:rPr>
        <w:t>Soil microbial substrate-use phenotypes will show structured temporal dynamics across the annual cycle, with distinct substrate groups following different temporal trajectories.</w:t>
      </w:r>
    </w:p>
    <w:p w:rsidRPr="007165E7" w:rsidR="00033905" w:rsidRDefault="00033905" w14:paraId="66341E8E" w14:textId="783D1B5A">
      <w:pPr>
        <w:pStyle w:val="ListParagraph"/>
        <w:numPr>
          <w:ilvl w:val="1"/>
          <w:numId w:val="10"/>
        </w:numPr>
        <w:spacing w:after="0"/>
        <w:rPr>
          <w:rFonts w:ascii="Arial" w:hAnsi="Arial" w:cs="Arial"/>
          <w:sz w:val="22"/>
          <w:szCs w:val="22"/>
        </w:rPr>
        <w:pPrChange w:author="Zimmerman, Amy E" w:date="2026-06-09T19:51:00Z" w16du:dateUtc="2026-06-10T02:51:00Z" w:id="120">
          <w:pPr>
            <w:pStyle w:val="ListParagraph"/>
            <w:numPr>
              <w:numId w:val="10"/>
            </w:numPr>
            <w:spacing w:after="0"/>
            <w:ind w:hanging="360"/>
          </w:pPr>
        </w:pPrChange>
      </w:pPr>
      <w:ins w:author="Zimmerman, Amy E" w:date="2026-06-09T19:51:00Z" w16du:dateUtc="2026-06-10T02:51:00Z" w:id="121">
        <w:r>
          <w:rPr>
            <w:rFonts w:ascii="Arial" w:hAnsi="Arial" w:cs="Arial"/>
            <w:sz w:val="22"/>
            <w:szCs w:val="22"/>
          </w:rPr>
          <w:t xml:space="preserve">Rationale: </w:t>
        </w:r>
      </w:ins>
      <w:ins w:author="Zimmerman, Amy E" w:date="2026-06-09T19:52:00Z" w16du:dateUtc="2026-06-10T02:52:00Z" w:id="122">
        <w:r>
          <w:rPr>
            <w:rFonts w:ascii="Arial" w:hAnsi="Arial" w:cs="Arial"/>
            <w:sz w:val="22"/>
            <w:szCs w:val="22"/>
          </w:rPr>
          <w:t xml:space="preserve">Set up predictions for </w:t>
        </w:r>
      </w:ins>
      <w:ins w:author="Zimmerman, Amy E" w:date="2026-06-09T19:53:00Z" w16du:dateUtc="2026-06-10T02:53:00Z" w:id="123">
        <w:r w:rsidR="00FA5587">
          <w:rPr>
            <w:rFonts w:ascii="Arial" w:hAnsi="Arial" w:cs="Arial"/>
            <w:sz w:val="22"/>
            <w:szCs w:val="22"/>
          </w:rPr>
          <w:t xml:space="preserve">different compound classes – microbes </w:t>
        </w:r>
        <w:r w:rsidR="00502685">
          <w:rPr>
            <w:rFonts w:ascii="Arial" w:hAnsi="Arial" w:cs="Arial"/>
            <w:sz w:val="22"/>
            <w:szCs w:val="22"/>
          </w:rPr>
          <w:t xml:space="preserve">likely to constitutively metabolize </w:t>
        </w:r>
      </w:ins>
      <w:ins w:author="Zimmerman, Amy E" w:date="2026-06-09T19:54:00Z" w16du:dateUtc="2026-06-10T02:54:00Z" w:id="124">
        <w:r w:rsidR="00185B18">
          <w:rPr>
            <w:rFonts w:ascii="Arial" w:hAnsi="Arial" w:cs="Arial"/>
            <w:sz w:val="22"/>
            <w:szCs w:val="22"/>
          </w:rPr>
          <w:t>simpler compounds</w:t>
        </w:r>
        <w:r w:rsidR="00A64B7A">
          <w:rPr>
            <w:rFonts w:ascii="Arial" w:hAnsi="Arial" w:cs="Arial"/>
            <w:sz w:val="22"/>
            <w:szCs w:val="22"/>
          </w:rPr>
          <w:t xml:space="preserve"> that require less investment to de</w:t>
        </w:r>
      </w:ins>
      <w:ins w:author="Zimmerman, Amy E" w:date="2026-06-09T19:55:00Z" w16du:dateUtc="2026-06-10T02:55:00Z" w:id="125">
        <w:r w:rsidR="00A64B7A">
          <w:rPr>
            <w:rFonts w:ascii="Arial" w:hAnsi="Arial" w:cs="Arial"/>
            <w:sz w:val="22"/>
            <w:szCs w:val="22"/>
          </w:rPr>
          <w:t xml:space="preserve">construct while metabolism of more complex compounds </w:t>
        </w:r>
        <w:r w:rsidR="004021E9">
          <w:rPr>
            <w:rFonts w:ascii="Arial" w:hAnsi="Arial" w:cs="Arial"/>
            <w:sz w:val="22"/>
            <w:szCs w:val="22"/>
          </w:rPr>
          <w:t xml:space="preserve">may be more dynamic if tightly regulated to availability </w:t>
        </w:r>
      </w:ins>
      <w:ins w:author="Zimmerman, Amy E" w:date="2026-06-09T19:52:00Z" w16du:dateUtc="2026-06-10T02:52:00Z" w:id="126">
        <w:r w:rsidR="009E7646">
          <w:rPr>
            <w:rFonts w:ascii="Arial" w:hAnsi="Arial" w:cs="Arial"/>
            <w:sz w:val="22"/>
            <w:szCs w:val="22"/>
          </w:rPr>
          <w:t xml:space="preserve">(although documentation of temporal dynamics of </w:t>
        </w:r>
      </w:ins>
      <w:ins w:author="Zimmerman, Amy E" w:date="2026-06-09T19:55:00Z" w16du:dateUtc="2026-06-10T02:55:00Z" w:id="127">
        <w:r w:rsidR="004021E9">
          <w:rPr>
            <w:rFonts w:ascii="Arial" w:hAnsi="Arial" w:cs="Arial"/>
            <w:sz w:val="22"/>
            <w:szCs w:val="22"/>
          </w:rPr>
          <w:t>soil metabolites</w:t>
        </w:r>
      </w:ins>
      <w:ins w:author="Zimmerman, Amy E" w:date="2026-06-09T19:52:00Z" w16du:dateUtc="2026-06-10T02:52:00Z" w:id="128">
        <w:r w:rsidR="009E7646">
          <w:rPr>
            <w:rFonts w:ascii="Arial" w:hAnsi="Arial" w:cs="Arial"/>
            <w:sz w:val="22"/>
            <w:szCs w:val="22"/>
          </w:rPr>
          <w:t xml:space="preserve"> is poor</w:t>
        </w:r>
      </w:ins>
      <w:ins w:author="Zimmerman, Amy E" w:date="2026-06-09T19:55:00Z" w16du:dateUtc="2026-06-10T02:55:00Z" w:id="129">
        <w:r w:rsidR="004021E9">
          <w:rPr>
            <w:rFonts w:ascii="Arial" w:hAnsi="Arial" w:cs="Arial"/>
            <w:sz w:val="22"/>
            <w:szCs w:val="22"/>
          </w:rPr>
          <w:t xml:space="preserve"> and we didn’t actually do </w:t>
        </w:r>
      </w:ins>
      <w:ins w:author="Zimmerman, Amy E" w:date="2026-06-09T19:56:00Z" w16du:dateUtc="2026-06-10T02:56:00Z" w:id="130">
        <w:r w:rsidR="00C439E0">
          <w:rPr>
            <w:rFonts w:ascii="Arial" w:hAnsi="Arial" w:cs="Arial"/>
            <w:sz w:val="22"/>
            <w:szCs w:val="22"/>
          </w:rPr>
          <w:t>metabolomics</w:t>
        </w:r>
        <w:r w:rsidR="004021E9">
          <w:rPr>
            <w:rFonts w:ascii="Arial" w:hAnsi="Arial" w:cs="Arial"/>
            <w:sz w:val="22"/>
            <w:szCs w:val="22"/>
          </w:rPr>
          <w:t xml:space="preserve"> to </w:t>
        </w:r>
        <w:r w:rsidR="00C439E0">
          <w:rPr>
            <w:rFonts w:ascii="Arial" w:hAnsi="Arial" w:cs="Arial"/>
            <w:sz w:val="22"/>
            <w:szCs w:val="22"/>
          </w:rPr>
          <w:t>test this underlying mechanism</w:t>
        </w:r>
      </w:ins>
      <w:ins w:author="Zimmerman, Amy E" w:date="2026-06-09T19:52:00Z" w16du:dateUtc="2026-06-10T02:52:00Z" w:id="131">
        <w:r w:rsidR="009E7646">
          <w:rPr>
            <w:rFonts w:ascii="Arial" w:hAnsi="Arial" w:cs="Arial"/>
            <w:sz w:val="22"/>
            <w:szCs w:val="22"/>
          </w:rPr>
          <w:t>)</w:t>
        </w:r>
      </w:ins>
    </w:p>
    <w:p w:rsidRPr="007165E7" w:rsidR="0044168D" w:rsidP="0044168D" w:rsidRDefault="0044168D" w14:paraId="2C044676" w14:textId="77777777">
      <w:pPr>
        <w:spacing w:after="0"/>
        <w:rPr>
          <w:rFonts w:ascii="Arial" w:hAnsi="Arial" w:cs="Arial"/>
          <w:sz w:val="22"/>
          <w:szCs w:val="22"/>
        </w:rPr>
      </w:pPr>
    </w:p>
    <w:p w:rsidRPr="007165E7" w:rsidR="0044168D" w:rsidP="0044168D" w:rsidRDefault="0044168D" w14:paraId="1A91E329" w14:textId="4365728C">
      <w:pPr>
        <w:spacing w:after="0"/>
        <w:rPr>
          <w:rFonts w:ascii="Arial" w:hAnsi="Arial" w:cs="Arial"/>
          <w:sz w:val="22"/>
          <w:szCs w:val="22"/>
        </w:rPr>
      </w:pPr>
      <w:r w:rsidRPr="007165E7">
        <w:rPr>
          <w:rFonts w:ascii="Arial" w:hAnsi="Arial" w:cs="Arial"/>
          <w:sz w:val="22"/>
          <w:szCs w:val="22"/>
        </w:rPr>
        <w:t>Q</w:t>
      </w:r>
      <w:r w:rsidRPr="007165E7" w:rsidR="009D259F">
        <w:rPr>
          <w:rFonts w:ascii="Arial" w:hAnsi="Arial" w:cs="Arial"/>
          <w:sz w:val="22"/>
          <w:szCs w:val="22"/>
        </w:rPr>
        <w:t>2</w:t>
      </w:r>
      <w:r w:rsidRPr="007165E7">
        <w:rPr>
          <w:rFonts w:ascii="Arial" w:hAnsi="Arial" w:cs="Arial"/>
          <w:sz w:val="22"/>
          <w:szCs w:val="22"/>
        </w:rPr>
        <w:t>:</w:t>
      </w:r>
      <w:r w:rsidRPr="007165E7" w:rsidR="009D259F">
        <w:rPr>
          <w:rFonts w:ascii="Arial" w:hAnsi="Arial" w:cs="Arial"/>
          <w:sz w:val="22"/>
          <w:szCs w:val="22"/>
        </w:rPr>
        <w:t xml:space="preserve"> Do temporal shifts in metatranscriptomic profiles </w:t>
      </w:r>
      <w:ins w:author="Zimmerman, Amy E" w:date="2026-06-09T19:57:00Z" w16du:dateUtc="2026-06-10T02:57:00Z" w:id="132">
        <w:r w:rsidR="00FE580A">
          <w:rPr>
            <w:rFonts w:ascii="Arial" w:hAnsi="Arial" w:cs="Arial"/>
            <w:sz w:val="22"/>
            <w:szCs w:val="22"/>
          </w:rPr>
          <w:t xml:space="preserve">(molecular phenotypes) </w:t>
        </w:r>
      </w:ins>
      <w:r w:rsidRPr="007165E7" w:rsidR="009D259F">
        <w:rPr>
          <w:rFonts w:ascii="Arial" w:hAnsi="Arial" w:cs="Arial"/>
          <w:sz w:val="22"/>
          <w:szCs w:val="22"/>
        </w:rPr>
        <w:t>covary with substrate-</w:t>
      </w:r>
      <w:ins w:author="Zimmerman, Amy E" w:date="2026-06-09T19:57:00Z" w16du:dateUtc="2026-06-10T02:57:00Z" w:id="133">
        <w:r w:rsidR="00FE580A">
          <w:rPr>
            <w:rFonts w:ascii="Arial" w:hAnsi="Arial" w:cs="Arial"/>
            <w:sz w:val="22"/>
            <w:szCs w:val="22"/>
          </w:rPr>
          <w:t>induced respiration rates (metabolic</w:t>
        </w:r>
      </w:ins>
      <w:del w:author="Zimmerman, Amy E" w:date="2026-06-09T19:57:00Z" w16du:dateUtc="2026-06-10T02:57:00Z" w:id="134">
        <w:r w:rsidRPr="007165E7" w:rsidDel="00FE580A" w:rsidR="009D259F">
          <w:rPr>
            <w:rFonts w:ascii="Arial" w:hAnsi="Arial" w:cs="Arial"/>
            <w:sz w:val="22"/>
            <w:szCs w:val="22"/>
          </w:rPr>
          <w:delText>use</w:delText>
        </w:r>
      </w:del>
      <w:r w:rsidRPr="007165E7" w:rsidR="009D259F">
        <w:rPr>
          <w:rFonts w:ascii="Arial" w:hAnsi="Arial" w:cs="Arial"/>
          <w:sz w:val="22"/>
          <w:szCs w:val="22"/>
        </w:rPr>
        <w:t xml:space="preserve"> phenotypes</w:t>
      </w:r>
      <w:ins w:author="Zimmerman, Amy E" w:date="2026-06-09T19:57:00Z" w16du:dateUtc="2026-06-10T02:57:00Z" w:id="135">
        <w:r w:rsidR="00FE580A">
          <w:rPr>
            <w:rFonts w:ascii="Arial" w:hAnsi="Arial" w:cs="Arial"/>
            <w:sz w:val="22"/>
            <w:szCs w:val="22"/>
          </w:rPr>
          <w:t>)</w:t>
        </w:r>
      </w:ins>
      <w:r w:rsidRPr="007165E7" w:rsidR="009D259F">
        <w:rPr>
          <w:rFonts w:ascii="Arial" w:hAnsi="Arial" w:cs="Arial"/>
          <w:sz w:val="22"/>
          <w:szCs w:val="22"/>
        </w:rPr>
        <w:t xml:space="preserve"> and enzyme activities, indicating coordinated regulation across these </w:t>
      </w:r>
      <w:ins w:author="Zimmerman, Amy E" w:date="2026-06-09T19:57:00Z" w16du:dateUtc="2026-06-10T02:57:00Z" w:id="136">
        <w:r w:rsidR="002C362D">
          <w:rPr>
            <w:rFonts w:ascii="Arial" w:hAnsi="Arial" w:cs="Arial"/>
            <w:sz w:val="22"/>
            <w:szCs w:val="22"/>
          </w:rPr>
          <w:t xml:space="preserve">phenotypic </w:t>
        </w:r>
      </w:ins>
      <w:r w:rsidRPr="007165E7" w:rsidR="009D259F">
        <w:rPr>
          <w:rFonts w:ascii="Arial" w:hAnsi="Arial" w:cs="Arial"/>
          <w:sz w:val="22"/>
          <w:szCs w:val="22"/>
        </w:rPr>
        <w:t>measurement scales, or do they diverge under certain seasonal conditions?</w:t>
      </w:r>
    </w:p>
    <w:p w:rsidRPr="007165E7" w:rsidR="006F6DBA" w:rsidRDefault="0044168D" w14:paraId="7D991D14" w14:textId="02FBB426">
      <w:pPr>
        <w:pStyle w:val="ListParagraph"/>
        <w:numPr>
          <w:ilvl w:val="1"/>
          <w:numId w:val="10"/>
        </w:numPr>
        <w:spacing w:after="0"/>
        <w:rPr>
          <w:rFonts w:ascii="Arial" w:hAnsi="Arial" w:cs="Arial"/>
          <w:sz w:val="22"/>
          <w:szCs w:val="22"/>
        </w:rPr>
        <w:pPrChange w:author="Zimmerman, Amy E" w:date="2026-06-09T19:58:00Z" w16du:dateUtc="2026-06-10T02:58:00Z" w:id="137">
          <w:pPr>
            <w:pStyle w:val="ListParagraph"/>
            <w:numPr>
              <w:numId w:val="10"/>
            </w:numPr>
            <w:spacing w:after="0"/>
            <w:ind w:hanging="360"/>
          </w:pPr>
        </w:pPrChange>
      </w:pPr>
      <w:commentRangeStart w:id="138"/>
      <w:r w:rsidRPr="007165E7">
        <w:rPr>
          <w:rFonts w:ascii="Arial" w:hAnsi="Arial" w:cs="Arial"/>
          <w:sz w:val="22"/>
          <w:szCs w:val="22"/>
        </w:rPr>
        <w:t>H2:</w:t>
      </w:r>
      <w:r w:rsidRPr="007165E7" w:rsidR="00E75445">
        <w:rPr>
          <w:rFonts w:ascii="Arial" w:hAnsi="Arial" w:cs="Arial"/>
          <w:sz w:val="22"/>
          <w:szCs w:val="22"/>
        </w:rPr>
        <w:t xml:space="preserve"> </w:t>
      </w:r>
      <w:commentRangeEnd w:id="138"/>
      <w:r w:rsidRPr="007165E7" w:rsidR="000E25A7">
        <w:rPr>
          <w:rStyle w:val="CommentReference"/>
          <w:rFonts w:ascii="Arial" w:hAnsi="Arial" w:cs="Arial"/>
          <w:sz w:val="22"/>
          <w:szCs w:val="22"/>
        </w:rPr>
        <w:commentReference w:id="138"/>
      </w:r>
      <w:r w:rsidRPr="007165E7">
        <w:rPr>
          <w:rFonts w:ascii="Arial" w:hAnsi="Arial" w:cs="Arial"/>
          <w:sz w:val="22"/>
          <w:szCs w:val="22"/>
        </w:rPr>
        <w:t xml:space="preserve">Metatranscriptomic profiles, extracellular enzyme activities, and substrate-use phenotypes will </w:t>
      </w:r>
      <w:commentRangeStart w:id="139"/>
      <w:r w:rsidRPr="007165E7">
        <w:rPr>
          <w:rFonts w:ascii="Arial" w:hAnsi="Arial" w:cs="Arial"/>
          <w:sz w:val="22"/>
          <w:szCs w:val="22"/>
        </w:rPr>
        <w:t xml:space="preserve">show </w:t>
      </w:r>
      <w:r w:rsidRPr="007165E7" w:rsidR="00666DCF">
        <w:rPr>
          <w:rFonts w:ascii="Arial" w:hAnsi="Arial" w:cs="Arial"/>
          <w:sz w:val="22"/>
          <w:szCs w:val="22"/>
        </w:rPr>
        <w:t>partially shared</w:t>
      </w:r>
      <w:r w:rsidRPr="007165E7">
        <w:rPr>
          <w:rFonts w:ascii="Arial" w:hAnsi="Arial" w:cs="Arial"/>
          <w:sz w:val="22"/>
          <w:szCs w:val="22"/>
        </w:rPr>
        <w:t xml:space="preserve"> temporal structure </w:t>
      </w:r>
      <w:commentRangeEnd w:id="139"/>
      <w:r w:rsidRPr="007165E7" w:rsidR="00AE55FE">
        <w:rPr>
          <w:rStyle w:val="CommentReference"/>
          <w:rFonts w:ascii="Arial" w:hAnsi="Arial" w:cs="Arial"/>
          <w:sz w:val="22"/>
          <w:szCs w:val="22"/>
        </w:rPr>
        <w:commentReference w:id="139"/>
      </w:r>
      <w:r w:rsidRPr="007165E7">
        <w:rPr>
          <w:rFonts w:ascii="Arial" w:hAnsi="Arial" w:cs="Arial"/>
          <w:sz w:val="22"/>
          <w:szCs w:val="22"/>
        </w:rPr>
        <w:t xml:space="preserve">across the annual cycle, </w:t>
      </w:r>
      <w:r w:rsidRPr="007165E7" w:rsidR="0045685B">
        <w:rPr>
          <w:rFonts w:ascii="Arial" w:hAnsi="Arial" w:cs="Arial"/>
          <w:sz w:val="22"/>
          <w:szCs w:val="22"/>
        </w:rPr>
        <w:t>reflecting coordinated seasonal changes in microbial function, while also retaining data-type-specific variation because each measurement captures a distinct layer of microbial activity.</w:t>
      </w:r>
    </w:p>
    <w:p w:rsidRPr="007165E7" w:rsidR="0044168D" w:rsidP="0044168D" w:rsidRDefault="0044168D" w14:paraId="66ACA0C0" w14:textId="77777777">
      <w:pPr>
        <w:spacing w:after="0"/>
        <w:rPr>
          <w:rFonts w:ascii="Arial" w:hAnsi="Arial" w:cs="Arial"/>
          <w:sz w:val="22"/>
          <w:szCs w:val="22"/>
        </w:rPr>
      </w:pPr>
    </w:p>
    <w:p w:rsidRPr="003B4E2E" w:rsidR="003B4E2E" w:rsidP="003B4E2E" w:rsidRDefault="003B4E2E" w14:paraId="2E62BD51" w14:textId="12A53345">
      <w:pPr>
        <w:rPr>
          <w:rFonts w:ascii="Arial" w:hAnsi="Arial" w:cs="Arial"/>
          <w:b/>
          <w:bCs/>
          <w:sz w:val="22"/>
          <w:szCs w:val="22"/>
        </w:rPr>
      </w:pPr>
      <w:r w:rsidRPr="003B4E2E">
        <w:rPr>
          <w:rFonts w:ascii="Arial" w:hAnsi="Arial" w:cs="Arial"/>
          <w:b/>
          <w:bCs/>
          <w:sz w:val="22"/>
          <w:szCs w:val="22"/>
        </w:rPr>
        <w:t>Methods</w:t>
      </w:r>
    </w:p>
    <w:p w:rsidRPr="003B4E2E" w:rsidR="003B4E2E" w:rsidP="003B4E2E" w:rsidRDefault="003B4E2E" w14:paraId="1D058B38" w14:textId="65DDDF4E">
      <w:pPr>
        <w:rPr>
          <w:rFonts w:ascii="Arial" w:hAnsi="Arial" w:cs="Arial"/>
          <w:b/>
          <w:bCs/>
          <w:sz w:val="22"/>
          <w:szCs w:val="22"/>
        </w:rPr>
      </w:pPr>
      <w:r w:rsidRPr="003B4E2E">
        <w:rPr>
          <w:rFonts w:ascii="Arial" w:hAnsi="Arial" w:cs="Arial"/>
          <w:b/>
          <w:bCs/>
          <w:sz w:val="22"/>
          <w:szCs w:val="22"/>
        </w:rPr>
        <w:t>2.1 Site Description</w:t>
      </w:r>
      <w:r w:rsidRPr="003B4E2E">
        <w:rPr>
          <w:rFonts w:ascii="Arial" w:hAnsi="Arial" w:cs="Arial"/>
          <w:b/>
          <w:bCs/>
          <w:sz w:val="22"/>
          <w:szCs w:val="22"/>
        </w:rPr>
        <w:br/>
      </w:r>
      <w:r w:rsidRPr="003B4E2E">
        <w:rPr>
          <w:rFonts w:ascii="Arial" w:hAnsi="Arial" w:cs="Arial"/>
          <w:sz w:val="22"/>
          <w:szCs w:val="22"/>
        </w:rPr>
        <w:t>Prosser, WA tall wheatgrass site; Jose cultivar; irrigation treatments (</w:t>
      </w:r>
      <w:commentRangeStart w:id="140"/>
      <w:r w:rsidRPr="003B4E2E">
        <w:rPr>
          <w:rFonts w:ascii="Arial" w:hAnsi="Arial" w:cs="Arial"/>
          <w:sz w:val="22"/>
          <w:szCs w:val="22"/>
        </w:rPr>
        <w:t>25% and 100% FWC</w:t>
      </w:r>
      <w:commentRangeEnd w:id="140"/>
      <w:r w:rsidRPr="003B4E2E" w:rsidR="000E25A7">
        <w:rPr>
          <w:rStyle w:val="CommentReference"/>
          <w:rFonts w:ascii="Arial" w:hAnsi="Arial" w:cs="Arial"/>
          <w:sz w:val="22"/>
          <w:szCs w:val="22"/>
        </w:rPr>
        <w:commentReference w:id="140"/>
      </w:r>
      <w:r w:rsidRPr="003B4E2E">
        <w:rPr>
          <w:rFonts w:ascii="Arial" w:hAnsi="Arial" w:cs="Arial"/>
          <w:sz w:val="22"/>
          <w:szCs w:val="22"/>
        </w:rPr>
        <w:t>); Warden series Aridisol</w:t>
      </w:r>
      <w:r w:rsidRPr="003B4E2E">
        <w:rPr>
          <w:rFonts w:ascii="Arial" w:hAnsi="Arial" w:cs="Arial"/>
          <w:b/>
          <w:bCs/>
          <w:sz w:val="22"/>
          <w:szCs w:val="22"/>
        </w:rPr>
        <w:t xml:space="preserve"> </w:t>
      </w:r>
    </w:p>
    <w:p w:rsidRPr="003B4E2E" w:rsidR="003B4E2E" w:rsidP="003B4E2E" w:rsidRDefault="003B4E2E" w14:paraId="78BA9F0F" w14:textId="44138D32">
      <w:pPr>
        <w:rPr>
          <w:rFonts w:ascii="Arial" w:hAnsi="Arial" w:cs="Arial"/>
          <w:b/>
          <w:bCs/>
          <w:sz w:val="22"/>
          <w:szCs w:val="22"/>
        </w:rPr>
      </w:pPr>
      <w:r w:rsidRPr="003B4E2E">
        <w:rPr>
          <w:rFonts w:ascii="Arial" w:hAnsi="Arial" w:cs="Arial"/>
          <w:b/>
          <w:bCs/>
          <w:sz w:val="22"/>
          <w:szCs w:val="22"/>
        </w:rPr>
        <w:t>2.2 Sampling Design</w:t>
      </w:r>
      <w:r w:rsidRPr="003B4E2E">
        <w:rPr>
          <w:rFonts w:ascii="Arial" w:hAnsi="Arial" w:cs="Arial"/>
          <w:b/>
          <w:bCs/>
          <w:sz w:val="22"/>
          <w:szCs w:val="22"/>
        </w:rPr>
        <w:br/>
      </w:r>
      <w:r w:rsidRPr="003B4E2E">
        <w:rPr>
          <w:rFonts w:ascii="Arial" w:hAnsi="Arial" w:cs="Arial"/>
          <w:sz w:val="22"/>
          <w:szCs w:val="22"/>
        </w:rPr>
        <w:t>Monthly, June 2023–June/July 2024 (13–14 months); 0–15 cm; 6 plots × 2 irrigation = 12 composite samples/month; ~156 total samples</w:t>
      </w:r>
    </w:p>
    <w:p w:rsidRPr="003B4E2E" w:rsidR="003B4E2E" w:rsidP="003B4E2E" w:rsidRDefault="003B4E2E" w14:paraId="2A74F9BD" w14:textId="77777777">
      <w:pPr>
        <w:rPr>
          <w:rFonts w:ascii="Arial" w:hAnsi="Arial" w:cs="Arial"/>
          <w:b/>
          <w:bCs/>
          <w:sz w:val="22"/>
          <w:szCs w:val="22"/>
        </w:rPr>
      </w:pPr>
      <w:r w:rsidRPr="003B4E2E">
        <w:rPr>
          <w:rFonts w:ascii="Arial" w:hAnsi="Arial" w:cs="Arial"/>
          <w:b/>
          <w:bCs/>
          <w:sz w:val="22"/>
          <w:szCs w:val="22"/>
        </w:rPr>
        <w:t>2.3 Environmental and Biogeochemical Measurements</w:t>
      </w:r>
    </w:p>
    <w:p w:rsidRPr="003B4E2E" w:rsidR="003B4E2E" w:rsidP="004B3DE8" w:rsidRDefault="003B4E2E" w14:paraId="649D81BA" w14:textId="77777777">
      <w:pPr>
        <w:numPr>
          <w:ilvl w:val="0"/>
          <w:numId w:val="3"/>
        </w:numPr>
        <w:spacing w:after="0"/>
        <w:rPr>
          <w:rFonts w:ascii="Arial" w:hAnsi="Arial" w:cs="Arial"/>
          <w:sz w:val="22"/>
          <w:szCs w:val="22"/>
        </w:rPr>
      </w:pPr>
      <w:r w:rsidRPr="003B4E2E">
        <w:rPr>
          <w:rFonts w:ascii="Arial" w:hAnsi="Arial" w:cs="Arial"/>
          <w:sz w:val="22"/>
          <w:szCs w:val="22"/>
        </w:rPr>
        <w:t>In situ temperature (continuous sensors, 18 cm depth)</w:t>
      </w:r>
    </w:p>
    <w:p w:rsidRPr="003B4E2E" w:rsidR="003B4E2E" w:rsidP="004B3DE8" w:rsidRDefault="003B4E2E" w14:paraId="0986B402" w14:textId="77777777">
      <w:pPr>
        <w:numPr>
          <w:ilvl w:val="0"/>
          <w:numId w:val="3"/>
        </w:numPr>
        <w:spacing w:after="0"/>
        <w:rPr>
          <w:rFonts w:ascii="Arial" w:hAnsi="Arial" w:cs="Arial"/>
          <w:sz w:val="22"/>
          <w:szCs w:val="22"/>
        </w:rPr>
      </w:pPr>
      <w:r w:rsidRPr="003B4E2E">
        <w:rPr>
          <w:rFonts w:ascii="Arial" w:hAnsi="Arial" w:cs="Arial"/>
          <w:sz w:val="22"/>
          <w:szCs w:val="22"/>
        </w:rPr>
        <w:t>Gravimetric water content</w:t>
      </w:r>
    </w:p>
    <w:p w:rsidRPr="003B4E2E" w:rsidR="003B4E2E" w:rsidP="004B3DE8" w:rsidRDefault="003B4E2E" w14:paraId="0FB478BC" w14:textId="77777777">
      <w:pPr>
        <w:numPr>
          <w:ilvl w:val="0"/>
          <w:numId w:val="3"/>
        </w:numPr>
        <w:spacing w:after="0"/>
        <w:rPr>
          <w:rFonts w:ascii="Arial" w:hAnsi="Arial" w:cs="Arial"/>
          <w:sz w:val="22"/>
          <w:szCs w:val="22"/>
        </w:rPr>
      </w:pPr>
      <w:r w:rsidRPr="003B4E2E">
        <w:rPr>
          <w:rFonts w:ascii="Arial" w:hAnsi="Arial" w:cs="Arial"/>
          <w:sz w:val="22"/>
          <w:szCs w:val="22"/>
        </w:rPr>
        <w:t>Salt-extractable OC/TN (SEOC, SETN)</w:t>
      </w:r>
    </w:p>
    <w:p w:rsidRPr="003B4E2E" w:rsidR="003B4E2E" w:rsidP="004B3DE8" w:rsidRDefault="003B4E2E" w14:paraId="19888D21" w14:textId="77777777">
      <w:pPr>
        <w:numPr>
          <w:ilvl w:val="0"/>
          <w:numId w:val="3"/>
        </w:numPr>
        <w:spacing w:after="0"/>
        <w:rPr>
          <w:rFonts w:ascii="Arial" w:hAnsi="Arial" w:cs="Arial"/>
          <w:sz w:val="22"/>
          <w:szCs w:val="22"/>
        </w:rPr>
      </w:pPr>
      <w:r w:rsidRPr="003B4E2E">
        <w:rPr>
          <w:rFonts w:ascii="Arial" w:hAnsi="Arial" w:cs="Arial"/>
          <w:sz w:val="22"/>
          <w:szCs w:val="22"/>
        </w:rPr>
        <w:t>Microbial biomass C, N, P (fumigation-extraction)</w:t>
      </w:r>
    </w:p>
    <w:p w:rsidRPr="003B4E2E" w:rsidR="003B4E2E" w:rsidP="004B3DE8" w:rsidRDefault="003B4E2E" w14:paraId="269AF3BF" w14:textId="77777777">
      <w:pPr>
        <w:numPr>
          <w:ilvl w:val="0"/>
          <w:numId w:val="3"/>
        </w:numPr>
        <w:spacing w:after="0"/>
        <w:rPr>
          <w:rFonts w:ascii="Arial" w:hAnsi="Arial" w:cs="Arial"/>
          <w:sz w:val="22"/>
          <w:szCs w:val="22"/>
        </w:rPr>
      </w:pPr>
      <w:r w:rsidRPr="003B4E2E">
        <w:rPr>
          <w:rFonts w:ascii="Arial" w:hAnsi="Arial" w:cs="Arial"/>
          <w:sz w:val="22"/>
          <w:szCs w:val="22"/>
        </w:rPr>
        <w:t>pH</w:t>
      </w:r>
    </w:p>
    <w:p w:rsidRPr="003B4E2E" w:rsidR="003B4E2E" w:rsidP="004B3DE8" w:rsidRDefault="003B4E2E" w14:paraId="2185A82D" w14:textId="77777777">
      <w:pPr>
        <w:numPr>
          <w:ilvl w:val="0"/>
          <w:numId w:val="3"/>
        </w:numPr>
        <w:spacing w:after="0"/>
        <w:rPr>
          <w:rFonts w:ascii="Arial" w:hAnsi="Arial" w:cs="Arial"/>
          <w:sz w:val="22"/>
          <w:szCs w:val="22"/>
        </w:rPr>
      </w:pPr>
      <w:r w:rsidRPr="003B4E2E">
        <w:rPr>
          <w:rFonts w:ascii="Arial" w:hAnsi="Arial" w:cs="Arial"/>
          <w:sz w:val="22"/>
          <w:szCs w:val="22"/>
        </w:rPr>
        <w:t>Root biomass (from cores)</w:t>
      </w:r>
    </w:p>
    <w:p w:rsidRPr="007165E7" w:rsidR="006A598A" w:rsidP="003B4E2E" w:rsidRDefault="006A598A" w14:paraId="0223E627" w14:textId="77777777">
      <w:pPr>
        <w:rPr>
          <w:rFonts w:ascii="Arial" w:hAnsi="Arial" w:cs="Arial"/>
          <w:sz w:val="22"/>
          <w:szCs w:val="22"/>
        </w:rPr>
      </w:pPr>
    </w:p>
    <w:p w:rsidRPr="007165E7" w:rsidR="006A598A" w:rsidP="003B4E2E" w:rsidRDefault="003B4E2E" w14:paraId="27980BCD" w14:textId="77777777">
      <w:pPr>
        <w:rPr>
          <w:rFonts w:ascii="Arial" w:hAnsi="Arial" w:cs="Arial"/>
          <w:sz w:val="22"/>
          <w:szCs w:val="22"/>
        </w:rPr>
      </w:pPr>
      <w:r w:rsidRPr="003B4E2E">
        <w:rPr>
          <w:rFonts w:ascii="Arial" w:hAnsi="Arial" w:cs="Arial"/>
          <w:b/>
          <w:bCs/>
          <w:sz w:val="22"/>
          <w:szCs w:val="22"/>
        </w:rPr>
        <w:t>2.4 Substrate-Induced Respiration (MicroResp)</w:t>
      </w:r>
      <w:r w:rsidRPr="003B4E2E">
        <w:rPr>
          <w:rFonts w:ascii="Arial" w:hAnsi="Arial" w:cs="Arial"/>
          <w:b/>
          <w:bCs/>
          <w:sz w:val="22"/>
          <w:szCs w:val="22"/>
        </w:rPr>
        <w:br/>
      </w:r>
      <w:r w:rsidRPr="003B4E2E">
        <w:rPr>
          <w:rFonts w:ascii="Arial" w:hAnsi="Arial" w:cs="Arial"/>
          <w:sz w:val="22"/>
          <w:szCs w:val="22"/>
        </w:rPr>
        <w:t>31 substrates + water control; 5-hour incubation; C-normalized (ng CO</w:t>
      </w:r>
      <w:r w:rsidRPr="003B4E2E">
        <w:rPr>
          <w:rFonts w:ascii="Cambria Math" w:hAnsi="Cambria Math" w:cs="Cambria Math"/>
          <w:sz w:val="22"/>
          <w:szCs w:val="22"/>
        </w:rPr>
        <w:t>₂</w:t>
      </w:r>
      <w:r w:rsidRPr="003B4E2E">
        <w:rPr>
          <w:rFonts w:ascii="Arial" w:hAnsi="Arial" w:cs="Arial"/>
          <w:sz w:val="22"/>
          <w:szCs w:val="22"/>
        </w:rPr>
        <w:t>-C mg</w:t>
      </w:r>
      <w:r w:rsidRPr="003B4E2E">
        <w:rPr>
          <w:rFonts w:ascii="Cambria Math" w:hAnsi="Cambria Math" w:cs="Cambria Math"/>
          <w:sz w:val="22"/>
          <w:szCs w:val="22"/>
        </w:rPr>
        <w:t>⁻</w:t>
      </w:r>
      <w:r w:rsidRPr="003B4E2E">
        <w:rPr>
          <w:rFonts w:ascii="Arial" w:hAnsi="Arial" w:cs="Arial"/>
          <w:sz w:val="22"/>
          <w:szCs w:val="22"/>
        </w:rPr>
        <w:t>¹ substrate-C h</w:t>
      </w:r>
      <w:r w:rsidRPr="003B4E2E">
        <w:rPr>
          <w:rFonts w:ascii="Cambria Math" w:hAnsi="Cambria Math" w:cs="Cambria Math"/>
          <w:sz w:val="22"/>
          <w:szCs w:val="22"/>
        </w:rPr>
        <w:t>⁻</w:t>
      </w:r>
      <w:r w:rsidRPr="003B4E2E">
        <w:rPr>
          <w:rFonts w:ascii="Arial" w:hAnsi="Arial" w:cs="Arial"/>
          <w:sz w:val="22"/>
          <w:szCs w:val="22"/>
        </w:rPr>
        <w:t>¹); standardized temperature and moisture (60% WHC)</w:t>
      </w:r>
    </w:p>
    <w:p w:rsidRPr="003B4E2E" w:rsidR="003B4E2E" w:rsidP="003B4E2E" w:rsidRDefault="003B4E2E" w14:paraId="2DBE8583" w14:textId="7B1C9EB9">
      <w:pPr>
        <w:rPr>
          <w:rFonts w:ascii="Arial" w:hAnsi="Arial" w:cs="Arial"/>
          <w:sz w:val="22"/>
          <w:szCs w:val="22"/>
        </w:rPr>
      </w:pPr>
      <w:r w:rsidRPr="003B4E2E">
        <w:rPr>
          <w:rFonts w:ascii="Arial" w:hAnsi="Arial" w:cs="Arial"/>
          <w:sz w:val="22"/>
          <w:szCs w:val="22"/>
        </w:rPr>
        <w:t>Note the interpretive caveat: respiration is indirect measure; some substrates may be incorporated rather than respired</w:t>
      </w:r>
      <w:ins w:author="Zimmerman, Amy E" w:date="2026-06-09T19:59:00Z" w16du:dateUtc="2026-06-10T02:59:00Z" w:id="141">
        <w:r w:rsidR="00A4480B">
          <w:rPr>
            <w:rFonts w:ascii="Arial" w:hAnsi="Arial" w:cs="Arial"/>
            <w:sz w:val="22"/>
            <w:szCs w:val="22"/>
          </w:rPr>
          <w:t>; proxy for active microbial biomass pool</w:t>
        </w:r>
      </w:ins>
      <w:del w:author="Zimmerman, Amy E" w:date="2026-06-09T19:59:00Z" w16du:dateUtc="2026-06-10T02:59:00Z" w:id="142">
        <w:r w:rsidRPr="003B4E2E" w:rsidDel="00A4480B">
          <w:rPr>
            <w:rFonts w:ascii="Arial" w:hAnsi="Arial" w:cs="Arial"/>
            <w:sz w:val="22"/>
            <w:szCs w:val="22"/>
          </w:rPr>
          <w:delText xml:space="preserve"> </w:delText>
        </w:r>
      </w:del>
    </w:p>
    <w:p w:rsidRPr="003B4E2E" w:rsidR="003B4E2E" w:rsidP="003B4E2E" w:rsidRDefault="003B4E2E" w14:paraId="0114BBA6" w14:textId="63F8E486">
      <w:pPr>
        <w:rPr>
          <w:rFonts w:ascii="Arial" w:hAnsi="Arial" w:cs="Arial"/>
          <w:sz w:val="22"/>
          <w:szCs w:val="22"/>
        </w:rPr>
      </w:pPr>
      <w:r w:rsidRPr="003B4E2E">
        <w:rPr>
          <w:rFonts w:ascii="Arial" w:hAnsi="Arial" w:cs="Arial"/>
          <w:b/>
          <w:bCs/>
          <w:sz w:val="22"/>
          <w:szCs w:val="22"/>
        </w:rPr>
        <w:t>2.5 Extracellular Enzyme Activities</w:t>
      </w:r>
      <w:r w:rsidRPr="003B4E2E">
        <w:rPr>
          <w:rFonts w:ascii="Arial" w:hAnsi="Arial" w:cs="Arial"/>
          <w:b/>
          <w:bCs/>
          <w:sz w:val="22"/>
          <w:szCs w:val="22"/>
        </w:rPr>
        <w:br/>
      </w:r>
      <w:r w:rsidRPr="003B4E2E">
        <w:rPr>
          <w:rFonts w:ascii="Arial" w:hAnsi="Arial" w:cs="Arial"/>
          <w:sz w:val="22"/>
          <w:szCs w:val="22"/>
        </w:rPr>
        <w:t>7 enzymes (BG, CB, BX, NAG, Leu, Ala, AP); fluorometric; 1h and 3h timepoints</w:t>
      </w:r>
      <w:r w:rsidRPr="007165E7" w:rsidR="00602044">
        <w:rPr>
          <w:rFonts w:ascii="Arial" w:hAnsi="Arial" w:cs="Arial"/>
          <w:sz w:val="22"/>
          <w:szCs w:val="22"/>
        </w:rPr>
        <w:t xml:space="preserve">. </w:t>
      </w:r>
      <w:r w:rsidRPr="003B4E2E">
        <w:rPr>
          <w:rFonts w:ascii="Arial" w:hAnsi="Arial" w:cs="Arial"/>
          <w:sz w:val="22"/>
          <w:szCs w:val="22"/>
        </w:rPr>
        <w:t>Report as nmol g</w:t>
      </w:r>
      <w:r w:rsidRPr="003B4E2E">
        <w:rPr>
          <w:rFonts w:ascii="Cambria Math" w:hAnsi="Cambria Math" w:cs="Cambria Math"/>
          <w:sz w:val="22"/>
          <w:szCs w:val="22"/>
        </w:rPr>
        <w:t>⁻</w:t>
      </w:r>
      <w:r w:rsidRPr="003B4E2E">
        <w:rPr>
          <w:rFonts w:ascii="Arial" w:hAnsi="Arial" w:cs="Arial"/>
          <w:sz w:val="22"/>
          <w:szCs w:val="22"/>
        </w:rPr>
        <w:t>¹ dry weight h</w:t>
      </w:r>
      <w:r w:rsidRPr="003B4E2E">
        <w:rPr>
          <w:rFonts w:ascii="Cambria Math" w:hAnsi="Cambria Math" w:cs="Cambria Math"/>
          <w:sz w:val="22"/>
          <w:szCs w:val="22"/>
        </w:rPr>
        <w:t>⁻</w:t>
      </w:r>
      <w:r w:rsidRPr="003B4E2E">
        <w:rPr>
          <w:rFonts w:ascii="Arial" w:hAnsi="Arial" w:cs="Arial"/>
          <w:sz w:val="22"/>
          <w:szCs w:val="22"/>
        </w:rPr>
        <w:t>¹.</w:t>
      </w:r>
    </w:p>
    <w:p w:rsidRPr="003B4E2E" w:rsidR="003B4E2E" w:rsidP="003B4E2E" w:rsidRDefault="003B4E2E" w14:paraId="136F869B" w14:textId="5E63E762">
      <w:pPr>
        <w:rPr>
          <w:rFonts w:ascii="Arial" w:hAnsi="Arial" w:cs="Arial"/>
          <w:b/>
          <w:bCs/>
          <w:sz w:val="22"/>
          <w:szCs w:val="22"/>
        </w:rPr>
      </w:pPr>
      <w:r w:rsidRPr="003B4E2E">
        <w:rPr>
          <w:rFonts w:ascii="Arial" w:hAnsi="Arial" w:cs="Arial"/>
          <w:b/>
          <w:bCs/>
          <w:sz w:val="22"/>
          <w:szCs w:val="22"/>
        </w:rPr>
        <w:t>2.6 Metatranscriptomics</w:t>
      </w:r>
      <w:r w:rsidRPr="003B4E2E">
        <w:rPr>
          <w:rFonts w:ascii="Arial" w:hAnsi="Arial" w:cs="Arial"/>
          <w:b/>
          <w:bCs/>
          <w:sz w:val="22"/>
          <w:szCs w:val="22"/>
        </w:rPr>
        <w:br/>
      </w:r>
      <w:r w:rsidRPr="003B4E2E">
        <w:rPr>
          <w:rFonts w:ascii="Arial" w:hAnsi="Arial" w:cs="Arial"/>
          <w:sz w:val="22"/>
          <w:szCs w:val="22"/>
        </w:rPr>
        <w:t>100% irrigation plots only; monthly RNA extraction; annotation to KEGG KOs → summarized at pathway and module levels. Describe library prep, sequencing, QC, and annotation pipeline.</w:t>
      </w:r>
    </w:p>
    <w:p w:rsidRPr="003B4E2E" w:rsidR="003B4E2E" w:rsidP="003B4E2E" w:rsidRDefault="003B4E2E" w14:paraId="388B9DBC" w14:textId="77777777">
      <w:pPr>
        <w:rPr>
          <w:rFonts w:ascii="Arial" w:hAnsi="Arial" w:cs="Arial"/>
          <w:b/>
          <w:bCs/>
          <w:sz w:val="22"/>
          <w:szCs w:val="22"/>
        </w:rPr>
      </w:pPr>
      <w:r w:rsidRPr="003B4E2E">
        <w:rPr>
          <w:rFonts w:ascii="Arial" w:hAnsi="Arial" w:cs="Arial"/>
          <w:b/>
          <w:bCs/>
          <w:sz w:val="22"/>
          <w:szCs w:val="22"/>
        </w:rPr>
        <w:t>2.7 Statistical Analysis</w:t>
      </w:r>
    </w:p>
    <w:p w:rsidRPr="003B4E2E" w:rsidR="003B4E2E" w:rsidP="003B4E2E" w:rsidRDefault="003B4E2E" w14:paraId="5F2F07D4" w14:textId="77777777">
      <w:pPr>
        <w:rPr>
          <w:rFonts w:ascii="Arial" w:hAnsi="Arial" w:cs="Arial"/>
          <w:b/>
          <w:bCs/>
          <w:sz w:val="22"/>
          <w:szCs w:val="22"/>
        </w:rPr>
      </w:pPr>
      <w:r w:rsidRPr="003B4E2E">
        <w:rPr>
          <w:rFonts w:ascii="Arial" w:hAnsi="Arial" w:cs="Arial"/>
          <w:b/>
          <w:bCs/>
          <w:i/>
          <w:iCs/>
          <w:sz w:val="22"/>
          <w:szCs w:val="22"/>
        </w:rPr>
        <w:t>Q1 Analyses (all samples, both irrigation treatments):</w:t>
      </w:r>
    </w:p>
    <w:p w:rsidRPr="007165E7" w:rsidR="009D357B" w:rsidP="004B3DE8" w:rsidRDefault="009D357B" w14:paraId="5EDEAD10" w14:textId="7A62FADF">
      <w:pPr>
        <w:numPr>
          <w:ilvl w:val="0"/>
          <w:numId w:val="4"/>
        </w:numPr>
        <w:rPr>
          <w:rFonts w:ascii="Arial" w:hAnsi="Arial" w:cs="Arial"/>
          <w:sz w:val="22"/>
          <w:szCs w:val="22"/>
        </w:rPr>
      </w:pPr>
      <w:r w:rsidRPr="007165E7">
        <w:rPr>
          <w:rFonts w:ascii="Arial" w:hAnsi="Arial" w:cs="Arial"/>
          <w:sz w:val="22"/>
          <w:szCs w:val="22"/>
        </w:rPr>
        <w:t xml:space="preserve">Data </w:t>
      </w:r>
      <w:commentRangeStart w:id="143"/>
      <w:r w:rsidRPr="007165E7">
        <w:rPr>
          <w:rFonts w:ascii="Arial" w:hAnsi="Arial" w:cs="Arial"/>
          <w:sz w:val="22"/>
          <w:szCs w:val="22"/>
        </w:rPr>
        <w:t>cleaning</w:t>
      </w:r>
      <w:commentRangeEnd w:id="143"/>
      <w:r w:rsidRPr="007165E7" w:rsidR="00487A64">
        <w:rPr>
          <w:rStyle w:val="CommentReference"/>
          <w:rFonts w:ascii="Arial" w:hAnsi="Arial" w:cs="Arial"/>
          <w:sz w:val="22"/>
          <w:szCs w:val="22"/>
        </w:rPr>
        <w:commentReference w:id="143"/>
      </w:r>
      <w:r w:rsidRPr="007165E7">
        <w:rPr>
          <w:rFonts w:ascii="Arial" w:hAnsi="Arial" w:cs="Arial"/>
          <w:sz w:val="22"/>
          <w:szCs w:val="22"/>
        </w:rPr>
        <w:t xml:space="preserve">: </w:t>
      </w:r>
    </w:p>
    <w:p w:rsidRPr="007165E7" w:rsidR="00EC2C13" w:rsidP="004B3DE8" w:rsidRDefault="006E73D5" w14:paraId="18F46F1E" w14:textId="628C0479">
      <w:pPr>
        <w:numPr>
          <w:ilvl w:val="1"/>
          <w:numId w:val="11"/>
        </w:numPr>
        <w:rPr>
          <w:rFonts w:ascii="Arial" w:hAnsi="Arial" w:cs="Arial"/>
          <w:sz w:val="22"/>
          <w:szCs w:val="22"/>
        </w:rPr>
      </w:pPr>
      <w:r w:rsidRPr="007165E7">
        <w:rPr>
          <w:rFonts w:ascii="Arial" w:hAnsi="Arial" w:cs="Arial"/>
          <w:sz w:val="22"/>
          <w:szCs w:val="22"/>
        </w:rPr>
        <w:t>O</w:t>
      </w:r>
      <w:r w:rsidRPr="007165E7" w:rsidR="00EC2C13">
        <w:rPr>
          <w:rFonts w:ascii="Arial" w:hAnsi="Arial" w:cs="Arial"/>
          <w:sz w:val="22"/>
          <w:szCs w:val="22"/>
        </w:rPr>
        <w:t>utlier samples (SM1082, SM1085, SM1087, and SM1088) were removed prior to analysis based on exploratory screening that identified extreme values in soil C/N/P measurements.</w:t>
      </w:r>
    </w:p>
    <w:p w:rsidRPr="007165E7" w:rsidR="00EC2C13" w:rsidP="004B3DE8" w:rsidRDefault="00EC2C13" w14:paraId="5E1762B0" w14:textId="30948501">
      <w:pPr>
        <w:numPr>
          <w:ilvl w:val="1"/>
          <w:numId w:val="4"/>
        </w:numPr>
        <w:rPr>
          <w:rFonts w:ascii="Arial" w:hAnsi="Arial" w:cs="Arial"/>
          <w:sz w:val="22"/>
          <w:szCs w:val="22"/>
        </w:rPr>
      </w:pPr>
      <w:r w:rsidRPr="007165E7">
        <w:rPr>
          <w:rFonts w:ascii="Arial" w:hAnsi="Arial" w:cs="Arial"/>
          <w:sz w:val="22"/>
          <w:szCs w:val="22"/>
        </w:rPr>
        <w:t>Zero values in selected C, N, P, and microbial biomass variables were treated as below-detection-limit values. These zeros were replaced using a half-minimum detected value approach, where each zero was replaced with one-half of the minimum non-zero value observed for that variable.</w:t>
      </w:r>
    </w:p>
    <w:p w:rsidRPr="007165E7" w:rsidR="00EC2C13" w:rsidP="004B3DE8" w:rsidRDefault="00EC2C13" w14:paraId="7A2316A4" w14:textId="3EE73AF7">
      <w:pPr>
        <w:numPr>
          <w:ilvl w:val="1"/>
          <w:numId w:val="4"/>
        </w:numPr>
        <w:rPr>
          <w:rFonts w:ascii="Arial" w:hAnsi="Arial" w:cs="Arial"/>
          <w:sz w:val="22"/>
          <w:szCs w:val="22"/>
        </w:rPr>
      </w:pPr>
      <w:r w:rsidRPr="007165E7">
        <w:rPr>
          <w:rFonts w:ascii="Arial" w:hAnsi="Arial" w:cs="Arial"/>
          <w:sz w:val="22"/>
          <w:szCs w:val="22"/>
        </w:rPr>
        <w:t xml:space="preserve">Negative field respiration values were </w:t>
      </w:r>
      <w:r w:rsidRPr="007165E7" w:rsidR="00AC53B4">
        <w:rPr>
          <w:rFonts w:ascii="Arial" w:hAnsi="Arial" w:cs="Arial"/>
          <w:sz w:val="22"/>
          <w:szCs w:val="22"/>
        </w:rPr>
        <w:t>assumed as low respiration</w:t>
      </w:r>
      <w:r w:rsidRPr="007165E7" w:rsidR="000832B5">
        <w:rPr>
          <w:rFonts w:ascii="Arial" w:hAnsi="Arial" w:cs="Arial"/>
          <w:sz w:val="22"/>
          <w:szCs w:val="22"/>
        </w:rPr>
        <w:t xml:space="preserve"> (below detection) </w:t>
      </w:r>
      <w:r w:rsidRPr="007165E7">
        <w:rPr>
          <w:rFonts w:ascii="Arial" w:hAnsi="Arial" w:cs="Arial"/>
          <w:sz w:val="22"/>
          <w:szCs w:val="22"/>
        </w:rPr>
        <w:t>and were replaced with one-half of the minimum non-negative respiration value.</w:t>
      </w:r>
    </w:p>
    <w:p w:rsidRPr="007165E7" w:rsidR="003B4E2E" w:rsidP="004B3DE8" w:rsidRDefault="003B4E2E" w14:paraId="2A4C3FF6" w14:textId="1A9F3F4B">
      <w:pPr>
        <w:numPr>
          <w:ilvl w:val="0"/>
          <w:numId w:val="4"/>
        </w:numPr>
        <w:rPr>
          <w:rFonts w:ascii="Arial" w:hAnsi="Arial" w:cs="Arial"/>
          <w:sz w:val="22"/>
          <w:szCs w:val="22"/>
        </w:rPr>
      </w:pPr>
      <w:r w:rsidRPr="003B4E2E">
        <w:rPr>
          <w:rFonts w:ascii="Arial" w:hAnsi="Arial" w:cs="Arial"/>
          <w:sz w:val="22"/>
          <w:szCs w:val="22"/>
        </w:rPr>
        <w:t>Multivariate temporal structure</w:t>
      </w:r>
      <w:r w:rsidR="006C60E5">
        <w:rPr>
          <w:rFonts w:ascii="Arial" w:hAnsi="Arial" w:cs="Arial"/>
          <w:sz w:val="22"/>
          <w:szCs w:val="22"/>
        </w:rPr>
        <w:t xml:space="preserve"> (to uncover </w:t>
      </w:r>
      <w:r w:rsidR="00667B7C">
        <w:rPr>
          <w:rFonts w:ascii="Arial" w:hAnsi="Arial" w:cs="Arial"/>
          <w:sz w:val="22"/>
          <w:szCs w:val="22"/>
        </w:rPr>
        <w:t>relatio</w:t>
      </w:r>
      <w:r w:rsidR="00617BAD">
        <w:rPr>
          <w:rFonts w:ascii="Arial" w:hAnsi="Arial" w:cs="Arial"/>
          <w:sz w:val="22"/>
          <w:szCs w:val="22"/>
        </w:rPr>
        <w:t>nships</w:t>
      </w:r>
      <w:r w:rsidR="008D1109">
        <w:rPr>
          <w:rFonts w:ascii="Arial" w:hAnsi="Arial" w:cs="Arial"/>
          <w:sz w:val="22"/>
          <w:szCs w:val="22"/>
        </w:rPr>
        <w:t>/structure</w:t>
      </w:r>
      <w:r w:rsidR="00617BAD">
        <w:rPr>
          <w:rFonts w:ascii="Arial" w:hAnsi="Arial" w:cs="Arial"/>
          <w:sz w:val="22"/>
          <w:szCs w:val="22"/>
        </w:rPr>
        <w:t xml:space="preserve"> in measured phenotypes across experiment parameters</w:t>
      </w:r>
      <w:r w:rsidR="006C60E5">
        <w:rPr>
          <w:rFonts w:ascii="Arial" w:hAnsi="Arial" w:cs="Arial"/>
          <w:sz w:val="22"/>
          <w:szCs w:val="22"/>
        </w:rPr>
        <w:t>)</w:t>
      </w:r>
      <w:r w:rsidRPr="003B4E2E">
        <w:rPr>
          <w:rFonts w:ascii="Arial" w:hAnsi="Arial" w:cs="Arial"/>
          <w:sz w:val="22"/>
          <w:szCs w:val="22"/>
        </w:rPr>
        <w:t xml:space="preserve">: NMDS (Bray-Curtis) of MicroResp profiles with envfit of environmental variables </w:t>
      </w:r>
    </w:p>
    <w:p w:rsidRPr="007165E7" w:rsidR="00874860" w:rsidP="004B3DE8" w:rsidRDefault="00874860" w14:paraId="0C604212" w14:textId="3CEC6410">
      <w:pPr>
        <w:numPr>
          <w:ilvl w:val="1"/>
          <w:numId w:val="4"/>
        </w:numPr>
        <w:rPr>
          <w:rFonts w:ascii="Arial" w:hAnsi="Arial" w:cs="Arial"/>
          <w:sz w:val="22"/>
          <w:szCs w:val="22"/>
        </w:rPr>
      </w:pPr>
      <w:r w:rsidRPr="007165E7">
        <w:rPr>
          <w:rFonts w:ascii="Arial" w:hAnsi="Arial" w:cs="Arial"/>
          <w:sz w:val="22"/>
          <w:szCs w:val="22"/>
        </w:rPr>
        <w:t>MicroResp substrate-</w:t>
      </w:r>
      <w:ins w:author="Zimmerman, Amy E" w:date="2026-06-09T20:02:00Z" w16du:dateUtc="2026-06-10T03:02:00Z" w:id="144">
        <w:r w:rsidR="00D33CAE">
          <w:rPr>
            <w:rFonts w:ascii="Arial" w:hAnsi="Arial" w:cs="Arial"/>
            <w:sz w:val="22"/>
            <w:szCs w:val="22"/>
          </w:rPr>
          <w:t>induced respiration</w:t>
        </w:r>
      </w:ins>
      <w:del w:author="Zimmerman, Amy E" w:date="2026-06-09T20:02:00Z" w16du:dateUtc="2026-06-10T03:02:00Z" w:id="145">
        <w:r w:rsidRPr="007165E7" w:rsidDel="00D33CAE">
          <w:rPr>
            <w:rFonts w:ascii="Arial" w:hAnsi="Arial" w:cs="Arial"/>
            <w:sz w:val="22"/>
            <w:szCs w:val="22"/>
          </w:rPr>
          <w:delText>use</w:delText>
        </w:r>
      </w:del>
      <w:r w:rsidRPr="007165E7">
        <w:rPr>
          <w:rFonts w:ascii="Arial" w:hAnsi="Arial" w:cs="Arial"/>
          <w:sz w:val="22"/>
          <w:szCs w:val="22"/>
        </w:rPr>
        <w:t xml:space="preserve"> profiles were analyzed using 5-hour carbon-normalized substrate-induced respiration rates (ng CO2-C mg substrate-C</w:t>
      </w:r>
      <w:r w:rsidRPr="007165E7">
        <w:rPr>
          <w:rFonts w:ascii="Cambria Math" w:hAnsi="Cambria Math" w:cs="Cambria Math"/>
          <w:sz w:val="22"/>
          <w:szCs w:val="22"/>
        </w:rPr>
        <w:t>⁻</w:t>
      </w:r>
      <w:r w:rsidRPr="007165E7">
        <w:rPr>
          <w:rFonts w:ascii="Arial" w:hAnsi="Arial" w:cs="Arial"/>
          <w:sz w:val="22"/>
          <w:szCs w:val="22"/>
        </w:rPr>
        <w:t>¹ h</w:t>
      </w:r>
      <w:r w:rsidRPr="007165E7">
        <w:rPr>
          <w:rFonts w:ascii="Cambria Math" w:hAnsi="Cambria Math" w:cs="Cambria Math"/>
          <w:sz w:val="22"/>
          <w:szCs w:val="22"/>
        </w:rPr>
        <w:t>⁻</w:t>
      </w:r>
      <w:r w:rsidRPr="007165E7">
        <w:rPr>
          <w:rFonts w:ascii="Arial" w:hAnsi="Arial" w:cs="Arial"/>
          <w:sz w:val="22"/>
          <w:szCs w:val="22"/>
        </w:rPr>
        <w:t>¹). Water-only controls were excluded prior to analysis, leaving the substrate response matrix for downstream multivariate analyses.</w:t>
      </w:r>
    </w:p>
    <w:p w:rsidRPr="00601076" w:rsidR="00601076" w:rsidP="004B3DE8" w:rsidRDefault="00601076" w14:paraId="793ECB61" w14:textId="6385D54F">
      <w:pPr>
        <w:numPr>
          <w:ilvl w:val="1"/>
          <w:numId w:val="4"/>
        </w:numPr>
        <w:rPr>
          <w:rFonts w:ascii="Arial" w:hAnsi="Arial" w:cs="Arial"/>
          <w:sz w:val="22"/>
          <w:szCs w:val="22"/>
        </w:rPr>
      </w:pPr>
      <w:r w:rsidRPr="00601076">
        <w:rPr>
          <w:rFonts w:ascii="Arial" w:hAnsi="Arial" w:cs="Arial"/>
          <w:sz w:val="22"/>
          <w:szCs w:val="22"/>
        </w:rPr>
        <w:t xml:space="preserve"> Non-metric multidimensional scaling (NMDS) was performed using Bray-Curtis dissimilarities on the carbon-normalized substrate-use matrix. NMDS was run with two dimensions, 200 random starts, and no automatic data transformation because the response values were already normalized rates. </w:t>
      </w:r>
    </w:p>
    <w:p w:rsidRPr="003B4E2E" w:rsidR="00601076" w:rsidP="004B3DE8" w:rsidRDefault="00601076" w14:paraId="4000FF8C" w14:textId="167BA4FB">
      <w:pPr>
        <w:numPr>
          <w:ilvl w:val="1"/>
          <w:numId w:val="4"/>
        </w:numPr>
        <w:rPr>
          <w:rFonts w:ascii="Arial" w:hAnsi="Arial" w:cs="Arial"/>
          <w:sz w:val="22"/>
          <w:szCs w:val="22"/>
        </w:rPr>
      </w:pPr>
      <w:r w:rsidRPr="007165E7">
        <w:rPr>
          <w:rFonts w:ascii="Arial" w:hAnsi="Arial" w:cs="Arial"/>
          <w:sz w:val="22"/>
          <w:szCs w:val="22"/>
        </w:rPr>
        <w:t>NMDS ordination quality was evaluated using the final stress value and a Shepard diagram. If two-dimensional stress exceeded 0.20, a three-dimensional NMDS was also evaluated as a diagnostic comparison.</w:t>
      </w:r>
    </w:p>
    <w:p w:rsidRPr="007165E7" w:rsidR="008B405E" w:rsidP="004B3DE8" w:rsidRDefault="008B405E" w14:paraId="12CBCFCB" w14:textId="77777777">
      <w:pPr>
        <w:numPr>
          <w:ilvl w:val="1"/>
          <w:numId w:val="4"/>
        </w:numPr>
        <w:rPr>
          <w:rFonts w:ascii="Arial" w:hAnsi="Arial" w:cs="Arial"/>
          <w:sz w:val="22"/>
          <w:szCs w:val="22"/>
        </w:rPr>
      </w:pPr>
      <w:r w:rsidRPr="007165E7">
        <w:rPr>
          <w:rFonts w:ascii="Arial" w:hAnsi="Arial" w:cs="Arial"/>
          <w:sz w:val="22"/>
          <w:szCs w:val="22"/>
        </w:rPr>
        <w:t>Environmental associations with NMDS structure were assessed using vector fitting (envfit) with 999 permutations. Continuous variables tested included soil temperature, gravimetric water content, soluble organic carbon, soluble total nitrogen, SEOC:SETN, microbial biomass carbon, microbial biomass nitrogen, and pH.</w:t>
      </w:r>
    </w:p>
    <w:p w:rsidRPr="007165E7" w:rsidR="008B405E" w:rsidP="004B3DE8" w:rsidRDefault="008B405E" w14:paraId="0A159330" w14:textId="31A263A1">
      <w:pPr>
        <w:numPr>
          <w:ilvl w:val="1"/>
          <w:numId w:val="4"/>
        </w:numPr>
        <w:rPr>
          <w:rFonts w:ascii="Arial" w:hAnsi="Arial" w:cs="Arial"/>
          <w:sz w:val="22"/>
          <w:szCs w:val="22"/>
        </w:rPr>
      </w:pPr>
      <w:r w:rsidRPr="007165E7">
        <w:rPr>
          <w:rFonts w:ascii="Arial" w:hAnsi="Arial" w:cs="Arial"/>
          <w:sz w:val="22"/>
          <w:szCs w:val="22"/>
        </w:rPr>
        <w:t>Irrigation treatment was fit separately as a categorical variable using envfit to evaluate whether treatment categories were associated with ordination structure.</w:t>
      </w:r>
      <w:r w:rsidRPr="007165E7" w:rsidR="00BC2F5F">
        <w:rPr>
          <w:rFonts w:ascii="Arial" w:hAnsi="Arial" w:cs="Arial"/>
          <w:sz w:val="22"/>
          <w:szCs w:val="22"/>
        </w:rPr>
        <w:t xml:space="preserve"> </w:t>
      </w:r>
      <w:r w:rsidRPr="007165E7">
        <w:rPr>
          <w:rFonts w:ascii="Arial" w:hAnsi="Arial" w:cs="Arial"/>
          <w:sz w:val="22"/>
          <w:szCs w:val="22"/>
        </w:rPr>
        <w:t>PERMANOVA was used to test whether substrate-use profiles varied with time and irrigation treatment. Bray-Curtis distances were modeled using continuous time and irrigation treatment as predictors, with marginal tests based on 999 permutations.</w:t>
      </w:r>
    </w:p>
    <w:p w:rsidRPr="007165E7" w:rsidR="00A54EA2" w:rsidP="004B3DE8" w:rsidRDefault="008B405E" w14:paraId="552741FC" w14:textId="77777777">
      <w:pPr>
        <w:numPr>
          <w:ilvl w:val="1"/>
          <w:numId w:val="4"/>
        </w:numPr>
        <w:rPr>
          <w:rFonts w:ascii="Arial" w:hAnsi="Arial" w:cs="Arial"/>
          <w:sz w:val="22"/>
          <w:szCs w:val="22"/>
        </w:rPr>
      </w:pPr>
      <w:r w:rsidRPr="007165E7">
        <w:rPr>
          <w:rFonts w:ascii="Arial" w:hAnsi="Arial" w:cs="Arial"/>
          <w:sz w:val="22"/>
          <w:szCs w:val="22"/>
        </w:rPr>
        <w:t>A second PERMANOVA model treated sampling month as a categorical factor to assess whether temporal inference was robust to representing time discretely rather than continuously.</w:t>
      </w:r>
    </w:p>
    <w:p w:rsidRPr="007165E7" w:rsidR="008B405E" w:rsidP="004B3DE8" w:rsidRDefault="008B405E" w14:paraId="20A4DE15" w14:textId="6EB29C68">
      <w:pPr>
        <w:numPr>
          <w:ilvl w:val="1"/>
          <w:numId w:val="4"/>
        </w:numPr>
        <w:rPr>
          <w:rFonts w:ascii="Arial" w:hAnsi="Arial" w:cs="Arial"/>
          <w:sz w:val="22"/>
          <w:szCs w:val="22"/>
        </w:rPr>
      </w:pPr>
      <w:r w:rsidRPr="007165E7">
        <w:rPr>
          <w:rFonts w:ascii="Arial" w:hAnsi="Arial" w:cs="Arial"/>
          <w:sz w:val="22"/>
          <w:szCs w:val="22"/>
        </w:rPr>
        <w:t>Homogeneity of multivariate dispersion was evaluated using betadisper for irrigation treatment and seasonal groupings. Significant dispersion differences were noted as a caveat for interpreting PERMANOVA results.</w:t>
      </w:r>
    </w:p>
    <w:p w:rsidR="007B5487" w:rsidP="00A14C80" w:rsidRDefault="007B5487" w14:paraId="0BBE3E05" w14:textId="03FAF65E">
      <w:pPr>
        <w:ind w:left="720"/>
        <w:rPr>
          <w:ins w:author="Zimmerman, Amy E" w:date="2026-06-09T20:05:00Z" w16du:dateUtc="2026-06-10T03:05:00Z" w:id="146"/>
          <w:rFonts w:ascii="Arial" w:hAnsi="Arial" w:cs="Arial"/>
          <w:sz w:val="22"/>
          <w:szCs w:val="22"/>
        </w:rPr>
      </w:pPr>
      <w:ins w:author="Zimmerman, Amy E" w:date="2026-06-09T20:05:00Z" w16du:dateUtc="2026-06-10T03:05:00Z" w:id="147">
        <w:r>
          <w:rPr>
            <w:rFonts w:ascii="Arial" w:hAnsi="Arial" w:cs="Arial"/>
            <w:sz w:val="22"/>
            <w:szCs w:val="22"/>
          </w:rPr>
          <w:t>From this analysis, we will understand something about how substrate induced respiration varies across the dataset</w:t>
        </w:r>
      </w:ins>
      <w:ins w:author="Zimmerman, Amy E" w:date="2026-06-09T20:06:00Z" w16du:dateUtc="2026-06-10T03:06:00Z" w:id="148">
        <w:r>
          <w:rPr>
            <w:rFonts w:ascii="Arial" w:hAnsi="Arial" w:cs="Arial"/>
            <w:sz w:val="22"/>
            <w:szCs w:val="22"/>
          </w:rPr>
          <w:t xml:space="preserve">, whether time or irrigation treatment </w:t>
        </w:r>
        <w:r w:rsidR="00A14C80">
          <w:rPr>
            <w:rFonts w:ascii="Arial" w:hAnsi="Arial" w:cs="Arial"/>
            <w:sz w:val="22"/>
            <w:szCs w:val="22"/>
          </w:rPr>
          <w:t xml:space="preserve">are major explanatory variables, </w:t>
        </w:r>
      </w:ins>
      <w:ins w:author="Zimmerman, Amy E" w:date="2026-06-09T20:05:00Z" w16du:dateUtc="2026-06-10T03:05:00Z" w:id="149">
        <w:r>
          <w:rPr>
            <w:rFonts w:ascii="Arial" w:hAnsi="Arial" w:cs="Arial"/>
            <w:sz w:val="22"/>
            <w:szCs w:val="22"/>
          </w:rPr>
          <w:t>and whi</w:t>
        </w:r>
      </w:ins>
      <w:ins w:author="Zimmerman, Amy E" w:date="2026-06-09T20:06:00Z" w16du:dateUtc="2026-06-10T03:06:00Z" w:id="150">
        <w:r>
          <w:rPr>
            <w:rFonts w:ascii="Arial" w:hAnsi="Arial" w:cs="Arial"/>
            <w:sz w:val="22"/>
            <w:szCs w:val="22"/>
          </w:rPr>
          <w:t xml:space="preserve">ch </w:t>
        </w:r>
        <w:r w:rsidR="00A14C80">
          <w:rPr>
            <w:rFonts w:ascii="Arial" w:hAnsi="Arial" w:cs="Arial"/>
            <w:sz w:val="22"/>
            <w:szCs w:val="22"/>
          </w:rPr>
          <w:t xml:space="preserve">other </w:t>
        </w:r>
        <w:r>
          <w:rPr>
            <w:rFonts w:ascii="Arial" w:hAnsi="Arial" w:cs="Arial"/>
            <w:sz w:val="22"/>
            <w:szCs w:val="22"/>
          </w:rPr>
          <w:t xml:space="preserve">measured environmental parameters </w:t>
        </w:r>
        <w:r w:rsidR="00A14C80">
          <w:rPr>
            <w:rFonts w:ascii="Arial" w:hAnsi="Arial" w:cs="Arial"/>
            <w:sz w:val="22"/>
            <w:szCs w:val="22"/>
          </w:rPr>
          <w:t>are associated.</w:t>
        </w:r>
      </w:ins>
    </w:p>
    <w:p w:rsidRPr="007165E7" w:rsidR="00175309" w:rsidP="004B3DE8" w:rsidRDefault="00175309" w14:paraId="5F773CB6" w14:textId="377B2EC6">
      <w:pPr>
        <w:numPr>
          <w:ilvl w:val="0"/>
          <w:numId w:val="4"/>
        </w:numPr>
        <w:rPr>
          <w:rFonts w:ascii="Arial" w:hAnsi="Arial" w:cs="Arial"/>
          <w:sz w:val="22"/>
          <w:szCs w:val="22"/>
        </w:rPr>
      </w:pPr>
      <w:r w:rsidRPr="007165E7">
        <w:rPr>
          <w:rFonts w:ascii="Arial" w:hAnsi="Arial" w:cs="Arial"/>
          <w:sz w:val="22"/>
          <w:szCs w:val="22"/>
        </w:rPr>
        <w:t xml:space="preserve">To decompose the multivariate temporal structure into individual </w:t>
      </w:r>
      <w:commentRangeStart w:id="151"/>
      <w:r w:rsidRPr="007165E7">
        <w:rPr>
          <w:rFonts w:ascii="Arial" w:hAnsi="Arial" w:cs="Arial"/>
          <w:sz w:val="22"/>
          <w:szCs w:val="22"/>
        </w:rPr>
        <w:t>substrate behaviors</w:t>
      </w:r>
      <w:commentRangeEnd w:id="151"/>
      <w:r w:rsidRPr="007165E7" w:rsidR="00CB24C1">
        <w:rPr>
          <w:rStyle w:val="CommentReference"/>
          <w:rFonts w:ascii="Arial" w:hAnsi="Arial" w:cs="Arial"/>
          <w:sz w:val="22"/>
          <w:szCs w:val="22"/>
        </w:rPr>
        <w:commentReference w:id="151"/>
      </w:r>
      <w:r w:rsidRPr="007165E7">
        <w:rPr>
          <w:rFonts w:ascii="Arial" w:hAnsi="Arial" w:cs="Arial"/>
          <w:sz w:val="22"/>
          <w:szCs w:val="22"/>
        </w:rPr>
        <w:t>, we fit generalized additive mixed models (GAMMs) separately for each of the 31 MicroResp substrates using the gamm function in R (mgcv package). Each model took the form:</w:t>
      </w:r>
    </w:p>
    <w:p w:rsidRPr="007165E7" w:rsidR="00175309" w:rsidP="00175309" w:rsidRDefault="00175309" w14:paraId="30D53ECF" w14:textId="364380BD">
      <w:pPr>
        <w:ind w:left="720" w:firstLine="720"/>
        <w:rPr>
          <w:rFonts w:ascii="Arial" w:hAnsi="Arial" w:cs="Arial"/>
          <w:sz w:val="22"/>
          <w:szCs w:val="22"/>
        </w:rPr>
      </w:pPr>
      <w:r w:rsidRPr="007165E7">
        <w:rPr>
          <w:rFonts w:ascii="Arial" w:hAnsi="Arial" w:cs="Arial"/>
          <w:sz w:val="22"/>
          <w:szCs w:val="22"/>
        </w:rPr>
        <w:t>SIR ~ s(time_numeric, k=7) + Irrigation_factor, random = list(Plot = ~1)</w:t>
      </w:r>
    </w:p>
    <w:p w:rsidRPr="007165E7" w:rsidR="002B7AEE" w:rsidP="00EE0B95" w:rsidRDefault="00175309" w14:paraId="2168CCC9" w14:textId="692CD76D">
      <w:pPr>
        <w:ind w:left="720"/>
        <w:rPr>
          <w:rFonts w:ascii="Arial" w:hAnsi="Arial" w:cs="Arial"/>
          <w:sz w:val="22"/>
          <w:szCs w:val="22"/>
        </w:rPr>
      </w:pPr>
      <w:r w:rsidRPr="007165E7">
        <w:rPr>
          <w:rFonts w:ascii="Arial" w:hAnsi="Arial" w:cs="Arial"/>
          <w:sz w:val="22"/>
          <w:szCs w:val="22"/>
        </w:rPr>
        <w:t>where SIR is the carbon-normalized substrate-induced respiration rate (ng CO</w:t>
      </w:r>
      <w:r w:rsidRPr="007165E7">
        <w:rPr>
          <w:rFonts w:ascii="Cambria Math" w:hAnsi="Cambria Math" w:cs="Cambria Math"/>
          <w:sz w:val="22"/>
          <w:szCs w:val="22"/>
        </w:rPr>
        <w:t>₂</w:t>
      </w:r>
      <w:r w:rsidRPr="007165E7">
        <w:rPr>
          <w:rFonts w:ascii="Arial" w:hAnsi="Arial" w:cs="Arial"/>
          <w:sz w:val="22"/>
          <w:szCs w:val="22"/>
        </w:rPr>
        <w:t xml:space="preserve">-C per mg substrate-C </w:t>
      </w:r>
      <w:commentRangeStart w:id="152"/>
      <w:commentRangeStart w:id="153"/>
      <w:r w:rsidRPr="007165E7">
        <w:rPr>
          <w:rFonts w:ascii="Arial" w:hAnsi="Arial" w:cs="Arial"/>
          <w:sz w:val="22"/>
          <w:szCs w:val="22"/>
        </w:rPr>
        <w:t>per hour</w:t>
      </w:r>
      <w:commentRangeEnd w:id="152"/>
      <w:r w:rsidRPr="007165E7" w:rsidR="0029052C">
        <w:rPr>
          <w:rStyle w:val="CommentReference"/>
          <w:rFonts w:ascii="Arial" w:hAnsi="Arial" w:cs="Arial"/>
          <w:sz w:val="22"/>
          <w:szCs w:val="22"/>
        </w:rPr>
        <w:commentReference w:id="152"/>
      </w:r>
      <w:commentRangeEnd w:id="153"/>
      <w:r>
        <w:rPr>
          <w:rStyle w:val="CommentReference"/>
        </w:rPr>
        <w:commentReference w:id="153"/>
      </w:r>
      <w:r w:rsidRPr="007165E7">
        <w:rPr>
          <w:rFonts w:ascii="Arial" w:hAnsi="Arial" w:cs="Arial"/>
          <w:sz w:val="22"/>
          <w:szCs w:val="22"/>
        </w:rPr>
        <w:t>) at the 5-hour timepoint</w:t>
      </w:r>
      <w:r w:rsidRPr="007165E7" w:rsidR="00E4483A">
        <w:rPr>
          <w:rFonts w:ascii="Arial" w:hAnsi="Arial" w:cs="Arial"/>
          <w:sz w:val="22"/>
          <w:szCs w:val="22"/>
        </w:rPr>
        <w:t xml:space="preserve">, </w:t>
      </w:r>
      <w:r w:rsidRPr="007165E7">
        <w:rPr>
          <w:rFonts w:ascii="Arial" w:hAnsi="Arial" w:cs="Arial"/>
          <w:sz w:val="22"/>
          <w:szCs w:val="22"/>
        </w:rPr>
        <w:t xml:space="preserve">time_numeric is a continuous variable representing days since the first sampling date, and the smooth term s(time_numeric) uses a non-cyclic thin plate regression spline. </w:t>
      </w:r>
      <w:r w:rsidRPr="007165E7" w:rsidR="002830BE">
        <w:rPr>
          <w:rFonts w:ascii="Arial" w:hAnsi="Arial" w:cs="Arial"/>
          <w:sz w:val="22"/>
          <w:szCs w:val="22"/>
        </w:rPr>
        <w:t>For each substrate, we used a GAM smooth to allow respiration rates to change nonlinearly through time, rather than forcing a straight-line trend. The smooth was limited to moderate complexity (k = 7) because there were only 13 monthly sampling dates. This allowed the model to capture broad seasonal peaks and troughs without fitting every small month-to-month fluctuation. We used a non-cyclic smooth, meaning the curve was not forced to match between June 2023 and June 2024. This was appropriate because the two June sampling dates may reflect different antecedent conditions rather than identical points in a repeating annual cycle.</w:t>
      </w:r>
      <w:commentRangeStart w:id="155"/>
      <w:r w:rsidRPr="007165E7">
        <w:rPr>
          <w:rFonts w:ascii="Arial" w:hAnsi="Arial" w:cs="Arial"/>
          <w:sz w:val="22"/>
          <w:szCs w:val="22"/>
        </w:rPr>
        <w:t xml:space="preserve"> </w:t>
      </w:r>
      <w:r w:rsidRPr="007165E7" w:rsidR="00DD7897">
        <w:rPr>
          <w:rFonts w:ascii="Arial" w:hAnsi="Arial" w:cs="Arial"/>
          <w:sz w:val="22"/>
          <w:szCs w:val="22"/>
        </w:rPr>
        <w:t xml:space="preserve">Irrigation treatment (25% vs. 100% field water capacity) </w:t>
      </w:r>
      <w:commentRangeEnd w:id="155"/>
      <w:r w:rsidRPr="007165E7" w:rsidR="001E3BD5">
        <w:rPr>
          <w:rStyle w:val="CommentReference"/>
          <w:rFonts w:ascii="Arial" w:hAnsi="Arial" w:cs="Arial"/>
          <w:sz w:val="22"/>
          <w:szCs w:val="22"/>
        </w:rPr>
        <w:commentReference w:id="155"/>
      </w:r>
      <w:r w:rsidRPr="007165E7" w:rsidR="00DD7897">
        <w:rPr>
          <w:rFonts w:ascii="Arial" w:hAnsi="Arial" w:cs="Arial"/>
          <w:sz w:val="22"/>
          <w:szCs w:val="22"/>
        </w:rPr>
        <w:t>was included as a parametric fixed effect, representing an average shift between irrigation treatments after accounting for temporal dynamics. Plot was specified as a random intercept to account for repeated monthly sampling of the same plots. Models were fit using restricted maximum likelihood (REML).</w:t>
      </w:r>
    </w:p>
    <w:p w:rsidR="002B7AEE" w:rsidP="00EE0B95" w:rsidRDefault="00175309" w14:paraId="254AD274" w14:textId="77777777">
      <w:pPr>
        <w:ind w:left="720"/>
        <w:rPr>
          <w:ins w:author="Zimmerman, Amy E" w:date="2026-06-09T20:12:00Z" w16du:dateUtc="2026-06-10T03:12:00Z" w:id="156"/>
          <w:rFonts w:ascii="Arial" w:hAnsi="Arial" w:cs="Arial"/>
          <w:sz w:val="22"/>
          <w:szCs w:val="22"/>
        </w:rPr>
      </w:pPr>
      <w:commentRangeStart w:id="157"/>
      <w:r w:rsidRPr="007165E7">
        <w:rPr>
          <w:rFonts w:ascii="Arial" w:hAnsi="Arial" w:cs="Arial"/>
          <w:sz w:val="22"/>
          <w:szCs w:val="22"/>
        </w:rPr>
        <w:t xml:space="preserve">Significance of temporal trends </w:t>
      </w:r>
      <w:commentRangeEnd w:id="157"/>
      <w:r w:rsidRPr="007165E7" w:rsidR="00B03F84">
        <w:rPr>
          <w:rStyle w:val="CommentReference"/>
          <w:rFonts w:ascii="Arial" w:hAnsi="Arial" w:cs="Arial"/>
          <w:sz w:val="22"/>
          <w:szCs w:val="22"/>
        </w:rPr>
        <w:commentReference w:id="157"/>
      </w:r>
      <w:r w:rsidRPr="007165E7">
        <w:rPr>
          <w:rFonts w:ascii="Arial" w:hAnsi="Arial" w:cs="Arial"/>
          <w:sz w:val="22"/>
          <w:szCs w:val="22"/>
        </w:rPr>
        <w:t xml:space="preserve">was assessed from the approximate p-value of the smooth term, with false discovery rate (FDR) correction applied across all 31 tests using the Benjamini-Hochberg method. Effective degrees of freedom (EDF) quantify the </w:t>
      </w:r>
      <w:commentRangeStart w:id="158"/>
      <w:r w:rsidRPr="007165E7">
        <w:rPr>
          <w:rFonts w:ascii="Arial" w:hAnsi="Arial" w:cs="Arial"/>
          <w:sz w:val="22"/>
          <w:szCs w:val="22"/>
        </w:rPr>
        <w:t>complexity of each fitted curve</w:t>
      </w:r>
      <w:commentRangeEnd w:id="158"/>
      <w:r w:rsidRPr="007165E7" w:rsidR="008B6FF2">
        <w:rPr>
          <w:rStyle w:val="CommentReference"/>
          <w:rFonts w:ascii="Arial" w:hAnsi="Arial" w:cs="Arial"/>
          <w:sz w:val="22"/>
          <w:szCs w:val="22"/>
        </w:rPr>
        <w:commentReference w:id="158"/>
      </w:r>
      <w:r w:rsidRPr="007165E7">
        <w:rPr>
          <w:rFonts w:ascii="Arial" w:hAnsi="Arial" w:cs="Arial"/>
          <w:sz w:val="22"/>
          <w:szCs w:val="22"/>
        </w:rPr>
        <w:t>: values near 1 indicate nearly linear temporal trends, while higher values indicate more complex nonlinear trajectories with multiple peaks or inflections.</w:t>
      </w:r>
    </w:p>
    <w:p w:rsidRPr="007165E7" w:rsidR="006763B8" w:rsidP="00EE0B95" w:rsidRDefault="006763B8" w14:paraId="6F6EF825" w14:textId="03CB3B23">
      <w:pPr>
        <w:ind w:left="720"/>
        <w:rPr>
          <w:rFonts w:ascii="Arial" w:hAnsi="Arial" w:cs="Arial"/>
          <w:sz w:val="22"/>
          <w:szCs w:val="22"/>
        </w:rPr>
      </w:pPr>
      <w:ins w:author="Zimmerman, Amy E" w:date="2026-06-09T20:12:00Z" w16du:dateUtc="2026-06-10T03:12:00Z" w:id="159">
        <w:r>
          <w:rPr>
            <w:rFonts w:ascii="Arial" w:hAnsi="Arial" w:cs="Arial"/>
            <w:sz w:val="22"/>
            <w:szCs w:val="22"/>
          </w:rPr>
          <w:t xml:space="preserve">From this analysis, we will understand something about </w:t>
        </w:r>
      </w:ins>
      <w:ins w:author="Zimmerman, Amy E" w:date="2026-06-09T20:13:00Z" w16du:dateUtc="2026-06-10T03:13:00Z" w:id="160">
        <w:r w:rsidR="00EC25AE">
          <w:rPr>
            <w:rFonts w:ascii="Arial" w:hAnsi="Arial" w:cs="Arial"/>
            <w:sz w:val="22"/>
            <w:szCs w:val="22"/>
          </w:rPr>
          <w:t>the temporal complexity of substrate-induced respiration</w:t>
        </w:r>
        <w:r w:rsidR="00383E5A">
          <w:rPr>
            <w:rFonts w:ascii="Arial" w:hAnsi="Arial" w:cs="Arial"/>
            <w:sz w:val="22"/>
            <w:szCs w:val="22"/>
          </w:rPr>
          <w:t xml:space="preserve"> across the substrates tested. It enables clustering while reducing noise.</w:t>
        </w:r>
      </w:ins>
    </w:p>
    <w:p w:rsidR="00B32E40" w:rsidP="004B3DE8" w:rsidRDefault="003856BA" w14:paraId="68769AA2" w14:textId="5AE5A152">
      <w:pPr>
        <w:pStyle w:val="ListParagraph"/>
        <w:numPr>
          <w:ilvl w:val="0"/>
          <w:numId w:val="13"/>
        </w:numPr>
        <w:rPr>
          <w:rFonts w:ascii="Arial" w:hAnsi="Arial" w:cs="Arial"/>
          <w:sz w:val="22"/>
          <w:szCs w:val="22"/>
        </w:rPr>
      </w:pPr>
      <w:r>
        <w:rPr>
          <w:rFonts w:ascii="Arial" w:hAnsi="Arial" w:cs="Arial"/>
          <w:sz w:val="22"/>
          <w:szCs w:val="22"/>
        </w:rPr>
        <w:t>C</w:t>
      </w:r>
      <w:r w:rsidRPr="007165E7" w:rsidR="003B4E2E">
        <w:rPr>
          <w:rFonts w:ascii="Arial" w:hAnsi="Arial" w:cs="Arial"/>
          <w:sz w:val="22"/>
          <w:szCs w:val="22"/>
        </w:rPr>
        <w:t>lustering</w:t>
      </w:r>
      <w:r>
        <w:rPr>
          <w:rFonts w:ascii="Arial" w:hAnsi="Arial" w:cs="Arial"/>
          <w:sz w:val="22"/>
          <w:szCs w:val="22"/>
        </w:rPr>
        <w:t xml:space="preserve"> based on substrate-specific temporal trends</w:t>
      </w:r>
      <w:r w:rsidRPr="007165E7" w:rsidR="003B4E2E">
        <w:rPr>
          <w:rFonts w:ascii="Arial" w:hAnsi="Arial" w:cs="Arial"/>
          <w:sz w:val="22"/>
          <w:szCs w:val="22"/>
        </w:rPr>
        <w:t>:</w:t>
      </w:r>
    </w:p>
    <w:p w:rsidR="00B32E40" w:rsidP="00B32E40" w:rsidRDefault="00B32E40" w14:paraId="561DFDC3" w14:textId="2B586239">
      <w:pPr>
        <w:pStyle w:val="ListParagraph"/>
        <w:rPr>
          <w:rFonts w:ascii="Arial" w:hAnsi="Arial" w:cs="Arial"/>
          <w:sz w:val="22"/>
          <w:szCs w:val="22"/>
        </w:rPr>
      </w:pPr>
      <w:r w:rsidRPr="00B32E40">
        <w:rPr>
          <w:rFonts w:ascii="Arial" w:hAnsi="Arial" w:cs="Arial"/>
          <w:sz w:val="22"/>
          <w:szCs w:val="22"/>
        </w:rPr>
        <w:t>Which substrates change through time in similar ways?</w:t>
      </w:r>
      <w:r w:rsidR="004E7EC7">
        <w:rPr>
          <w:rFonts w:ascii="Arial" w:hAnsi="Arial" w:cs="Arial"/>
          <w:sz w:val="22"/>
          <w:szCs w:val="22"/>
        </w:rPr>
        <w:t xml:space="preserve"> We cluster substrates </w:t>
      </w:r>
      <w:r w:rsidR="00D660DE">
        <w:rPr>
          <w:rFonts w:ascii="Arial" w:hAnsi="Arial" w:cs="Arial"/>
          <w:sz w:val="22"/>
          <w:szCs w:val="22"/>
        </w:rPr>
        <w:t xml:space="preserve">by the </w:t>
      </w:r>
      <w:commentRangeStart w:id="161"/>
      <w:r w:rsidRPr="00B32E40">
        <w:rPr>
          <w:rFonts w:ascii="Arial" w:hAnsi="Arial" w:cs="Arial"/>
          <w:sz w:val="22"/>
          <w:szCs w:val="22"/>
        </w:rPr>
        <w:t xml:space="preserve">shape </w:t>
      </w:r>
      <w:commentRangeEnd w:id="161"/>
      <w:r w:rsidRPr="00B32E40" w:rsidR="009574A7">
        <w:rPr>
          <w:rStyle w:val="CommentReference"/>
          <w:rFonts w:ascii="Arial" w:hAnsi="Arial" w:cs="Arial"/>
          <w:sz w:val="22"/>
          <w:szCs w:val="22"/>
        </w:rPr>
        <w:commentReference w:id="161"/>
      </w:r>
      <w:r w:rsidRPr="00B32E40">
        <w:rPr>
          <w:rFonts w:ascii="Arial" w:hAnsi="Arial" w:cs="Arial"/>
          <w:sz w:val="22"/>
          <w:szCs w:val="22"/>
        </w:rPr>
        <w:t>of the fitted temporal trajectory</w:t>
      </w:r>
      <w:r w:rsidR="00D660DE">
        <w:rPr>
          <w:rFonts w:ascii="Arial" w:hAnsi="Arial" w:cs="Arial"/>
          <w:sz w:val="22"/>
          <w:szCs w:val="22"/>
        </w:rPr>
        <w:t>, not</w:t>
      </w:r>
      <w:r w:rsidRPr="00D660DE" w:rsidR="00D660DE">
        <w:rPr>
          <w:rFonts w:ascii="Arial" w:hAnsi="Arial" w:cs="Arial"/>
          <w:sz w:val="22"/>
          <w:szCs w:val="22"/>
        </w:rPr>
        <w:t xml:space="preserve"> by absolute respiration rate.</w:t>
      </w:r>
    </w:p>
    <w:p w:rsidRPr="00B32E40" w:rsidR="003B4E2E" w:rsidP="00B32E40" w:rsidRDefault="003B4E2E" w14:paraId="5B111E91" w14:textId="3EEB5D72">
      <w:pPr>
        <w:ind w:left="720"/>
        <w:rPr>
          <w:rFonts w:ascii="Arial" w:hAnsi="Arial" w:cs="Arial"/>
          <w:sz w:val="22"/>
          <w:szCs w:val="22"/>
        </w:rPr>
      </w:pPr>
      <w:r w:rsidRPr="00B32E40">
        <w:rPr>
          <w:rFonts w:ascii="Arial" w:hAnsi="Arial" w:cs="Arial"/>
          <w:sz w:val="22"/>
          <w:szCs w:val="22"/>
        </w:rPr>
        <w:t>Extract fitted values from GAMs</w:t>
      </w:r>
      <w:r w:rsidR="00D660DE">
        <w:rPr>
          <w:rFonts w:ascii="Arial" w:hAnsi="Arial" w:cs="Arial"/>
          <w:sz w:val="22"/>
          <w:szCs w:val="22"/>
        </w:rPr>
        <w:t xml:space="preserve"> trajectories, this ensures the use of smooth data rather than the more noisy observations.</w:t>
      </w:r>
      <w:r w:rsidR="006F1E35">
        <w:rPr>
          <w:rFonts w:ascii="Arial" w:hAnsi="Arial" w:cs="Arial"/>
          <w:sz w:val="22"/>
          <w:szCs w:val="22"/>
        </w:rPr>
        <w:t xml:space="preserve"> The trajectories within each substrate were</w:t>
      </w:r>
      <w:r w:rsidRPr="00B32E40">
        <w:rPr>
          <w:rFonts w:ascii="Arial" w:hAnsi="Arial" w:cs="Arial"/>
          <w:sz w:val="22"/>
          <w:szCs w:val="22"/>
        </w:rPr>
        <w:t xml:space="preserve"> z-score </w:t>
      </w:r>
      <w:r w:rsidR="006F1E35">
        <w:rPr>
          <w:rFonts w:ascii="Arial" w:hAnsi="Arial" w:cs="Arial"/>
          <w:sz w:val="22"/>
          <w:szCs w:val="22"/>
        </w:rPr>
        <w:t xml:space="preserve">normalized </w:t>
      </w:r>
      <w:r w:rsidR="002D62BD">
        <w:rPr>
          <w:rFonts w:ascii="Arial" w:hAnsi="Arial" w:cs="Arial"/>
          <w:sz w:val="22"/>
          <w:szCs w:val="22"/>
        </w:rPr>
        <w:t>to remove magnitude differences.</w:t>
      </w:r>
      <w:r w:rsidRPr="00B32E40">
        <w:rPr>
          <w:rFonts w:ascii="Arial" w:hAnsi="Arial" w:cs="Arial"/>
          <w:sz w:val="22"/>
          <w:szCs w:val="22"/>
        </w:rPr>
        <w:t xml:space="preserve"> </w:t>
      </w:r>
      <w:r w:rsidR="00DF3737">
        <w:rPr>
          <w:rFonts w:ascii="Arial" w:hAnsi="Arial" w:cs="Arial"/>
          <w:sz w:val="22"/>
          <w:szCs w:val="22"/>
        </w:rPr>
        <w:t>Further a</w:t>
      </w:r>
      <w:r w:rsidRPr="00B32E40">
        <w:rPr>
          <w:rFonts w:ascii="Arial" w:hAnsi="Arial" w:cs="Arial"/>
          <w:sz w:val="22"/>
          <w:szCs w:val="22"/>
        </w:rPr>
        <w:t xml:space="preserve"> correlation-based distance</w:t>
      </w:r>
      <w:r w:rsidR="00465622">
        <w:rPr>
          <w:rFonts w:ascii="Arial" w:hAnsi="Arial" w:cs="Arial"/>
          <w:sz w:val="22"/>
          <w:szCs w:val="22"/>
        </w:rPr>
        <w:t xml:space="preserve"> matrix was calculated and </w:t>
      </w:r>
      <w:r w:rsidRPr="00B32E40">
        <w:rPr>
          <w:rFonts w:ascii="Arial" w:hAnsi="Arial" w:cs="Arial"/>
          <w:sz w:val="22"/>
          <w:szCs w:val="22"/>
        </w:rPr>
        <w:t xml:space="preserve">hierarchical clustering (Ward's D2) </w:t>
      </w:r>
      <w:r w:rsidR="0068456E">
        <w:rPr>
          <w:rFonts w:ascii="Arial" w:hAnsi="Arial" w:cs="Arial"/>
          <w:sz w:val="22"/>
          <w:szCs w:val="22"/>
        </w:rPr>
        <w:t xml:space="preserve">was used to </w:t>
      </w:r>
      <w:r w:rsidRPr="0068456E" w:rsidR="0068456E">
        <w:rPr>
          <w:rFonts w:ascii="Arial" w:hAnsi="Arial" w:cs="Arial"/>
          <w:sz w:val="22"/>
          <w:szCs w:val="22"/>
        </w:rPr>
        <w:t>group substrates with similar temporal shapes.</w:t>
      </w:r>
    </w:p>
    <w:p w:rsidR="003B4E2E" w:rsidP="003B4E2E" w:rsidRDefault="003B4E2E" w14:paraId="2191C559" w14:textId="77777777">
      <w:pPr>
        <w:rPr>
          <w:rFonts w:ascii="Arial" w:hAnsi="Arial" w:cs="Arial"/>
          <w:b/>
          <w:bCs/>
          <w:i/>
          <w:iCs/>
          <w:sz w:val="22"/>
          <w:szCs w:val="22"/>
        </w:rPr>
      </w:pPr>
      <w:r w:rsidRPr="003B4E2E">
        <w:rPr>
          <w:rFonts w:ascii="Arial" w:hAnsi="Arial" w:cs="Arial"/>
          <w:b/>
          <w:bCs/>
          <w:i/>
          <w:iCs/>
          <w:sz w:val="22"/>
          <w:szCs w:val="22"/>
        </w:rPr>
        <w:t>Q2 Analyses (</w:t>
      </w:r>
      <w:commentRangeStart w:id="162"/>
      <w:r w:rsidRPr="003B4E2E">
        <w:rPr>
          <w:rFonts w:ascii="Arial" w:hAnsi="Arial" w:cs="Arial"/>
          <w:b/>
          <w:bCs/>
          <w:i/>
          <w:iCs/>
          <w:sz w:val="22"/>
          <w:szCs w:val="22"/>
        </w:rPr>
        <w:t>100</w:t>
      </w:r>
      <w:commentRangeEnd w:id="162"/>
      <w:r w:rsidRPr="003B4E2E" w:rsidR="00B8634C">
        <w:rPr>
          <w:rStyle w:val="CommentReference"/>
          <w:rFonts w:ascii="Arial" w:hAnsi="Arial" w:cs="Arial"/>
          <w:b/>
          <w:bCs/>
          <w:i/>
          <w:iCs/>
          <w:sz w:val="22"/>
          <w:szCs w:val="22"/>
        </w:rPr>
        <w:commentReference w:id="162"/>
      </w:r>
      <w:r w:rsidRPr="003B4E2E">
        <w:rPr>
          <w:rFonts w:ascii="Arial" w:hAnsi="Arial" w:cs="Arial"/>
          <w:b/>
          <w:bCs/>
          <w:i/>
          <w:iCs/>
          <w:sz w:val="22"/>
          <w:szCs w:val="22"/>
        </w:rPr>
        <w:t>% irrigation only):</w:t>
      </w:r>
    </w:p>
    <w:p w:rsidRPr="009C3F5F" w:rsidR="009C3F5F" w:rsidP="003B4E2E" w:rsidRDefault="009C3F5F" w14:paraId="484EC58B" w14:textId="08838F3D">
      <w:pPr>
        <w:rPr>
          <w:rFonts w:ascii="Arial" w:hAnsi="Arial" w:cs="Arial"/>
          <w:bCs/>
          <w:iCs/>
          <w:sz w:val="22"/>
          <w:szCs w:val="22"/>
        </w:rPr>
      </w:pPr>
      <w:r w:rsidRPr="009C3F5F">
        <w:rPr>
          <w:rFonts w:ascii="Arial" w:hAnsi="Arial" w:cs="Arial"/>
          <w:bCs/>
          <w:iCs/>
          <w:sz w:val="22"/>
          <w:szCs w:val="22"/>
        </w:rPr>
        <w:t>To test whether the MicroResp temporal phenotypes identified in Q1 were reflected in field-expressed function, we integrated substrate-induced respiration, extracellular enzyme activity, microbial biomass C and N, and metatranscriptomic profiles using MEFISTO. This analysis focused on the 100% irrigation subset, where metatranscriptomic data were available, and modeled time as a continuous covariate across the annual cycle.</w:t>
      </w:r>
    </w:p>
    <w:p w:rsidR="00FC32F1" w:rsidP="00FC32F1" w:rsidRDefault="00FC32F1" w14:paraId="4D7D0F69" w14:textId="40C9A55C">
      <w:pPr>
        <w:pStyle w:val="ListParagraph"/>
        <w:numPr>
          <w:ilvl w:val="0"/>
          <w:numId w:val="14"/>
        </w:numPr>
        <w:rPr>
          <w:rFonts w:ascii="Arial" w:hAnsi="Arial" w:cs="Arial"/>
          <w:b/>
          <w:bCs/>
          <w:sz w:val="22"/>
          <w:szCs w:val="22"/>
        </w:rPr>
      </w:pPr>
      <w:r>
        <w:rPr>
          <w:rFonts w:ascii="Arial" w:hAnsi="Arial" w:cs="Arial"/>
          <w:b/>
          <w:bCs/>
          <w:sz w:val="22"/>
          <w:szCs w:val="22"/>
        </w:rPr>
        <w:t>Data cleaning</w:t>
      </w:r>
    </w:p>
    <w:p w:rsidRPr="00B445BC" w:rsidR="00FC32F1" w:rsidP="00B445BC" w:rsidRDefault="00B311BE" w14:paraId="3F1018AB" w14:textId="765716F0">
      <w:pPr>
        <w:pStyle w:val="ListParagraph"/>
        <w:numPr>
          <w:ilvl w:val="1"/>
          <w:numId w:val="14"/>
        </w:numPr>
        <w:rPr>
          <w:rFonts w:ascii="Arial" w:hAnsi="Arial" w:cs="Arial"/>
          <w:sz w:val="22"/>
          <w:szCs w:val="22"/>
        </w:rPr>
      </w:pPr>
      <w:r w:rsidRPr="00B445BC">
        <w:rPr>
          <w:rFonts w:ascii="Arial" w:hAnsi="Arial" w:cs="Arial"/>
          <w:sz w:val="22"/>
          <w:szCs w:val="22"/>
        </w:rPr>
        <w:t>4.28Tb of m</w:t>
      </w:r>
      <w:r w:rsidRPr="00B445BC" w:rsidR="004706AF">
        <w:rPr>
          <w:rFonts w:ascii="Arial" w:hAnsi="Arial" w:cs="Arial"/>
          <w:sz w:val="22"/>
          <w:szCs w:val="22"/>
        </w:rPr>
        <w:t xml:space="preserve">etagenomic reads were assembled using MEGAHIT </w:t>
      </w:r>
      <w:r w:rsidRPr="00B445BC">
        <w:rPr>
          <w:rFonts w:ascii="Arial" w:hAnsi="Arial" w:cs="Arial"/>
          <w:sz w:val="22"/>
          <w:szCs w:val="22"/>
        </w:rPr>
        <w:t>using</w:t>
      </w:r>
      <w:r w:rsidRPr="00B445BC" w:rsidR="004706AF">
        <w:rPr>
          <w:rFonts w:ascii="Arial" w:hAnsi="Arial" w:cs="Arial"/>
          <w:sz w:val="22"/>
          <w:szCs w:val="22"/>
        </w:rPr>
        <w:t xml:space="preserve"> default settings in order to generate </w:t>
      </w:r>
      <w:r w:rsidRPr="00B445BC">
        <w:rPr>
          <w:rFonts w:ascii="Arial" w:hAnsi="Arial" w:cs="Arial"/>
          <w:sz w:val="22"/>
          <w:szCs w:val="22"/>
        </w:rPr>
        <w:t>DNA scaffolds</w:t>
      </w:r>
      <w:r w:rsidRPr="00B445BC" w:rsidR="00586591">
        <w:rPr>
          <w:rFonts w:ascii="Arial" w:hAnsi="Arial" w:cs="Arial"/>
          <w:sz w:val="22"/>
          <w:szCs w:val="22"/>
        </w:rPr>
        <w:t xml:space="preserve">, generating a total of 382,038,085 scaffolds. Of these, we selected scaffolds that were at least </w:t>
      </w:r>
      <w:r w:rsidRPr="00B445BC" w:rsidR="00BF728B">
        <w:rPr>
          <w:rFonts w:ascii="Arial" w:hAnsi="Arial" w:cs="Arial"/>
          <w:sz w:val="22"/>
          <w:szCs w:val="22"/>
        </w:rPr>
        <w:t>2</w:t>
      </w:r>
      <w:r w:rsidRPr="00B445BC" w:rsidR="00586591">
        <w:rPr>
          <w:rFonts w:ascii="Arial" w:hAnsi="Arial" w:cs="Arial"/>
          <w:sz w:val="22"/>
          <w:szCs w:val="22"/>
        </w:rPr>
        <w:t>.5kb in length</w:t>
      </w:r>
      <w:r w:rsidRPr="00B445BC">
        <w:rPr>
          <w:rFonts w:ascii="Arial" w:hAnsi="Arial" w:cs="Arial"/>
          <w:sz w:val="22"/>
          <w:szCs w:val="22"/>
        </w:rPr>
        <w:t xml:space="preserve"> </w:t>
      </w:r>
      <w:r w:rsidRPr="00B445BC" w:rsidR="00BF728B">
        <w:rPr>
          <w:rFonts w:ascii="Arial" w:hAnsi="Arial" w:cs="Arial"/>
          <w:sz w:val="22"/>
          <w:szCs w:val="22"/>
        </w:rPr>
        <w:t xml:space="preserve">for subsequent functional annotation (n = </w:t>
      </w:r>
      <w:r w:rsidRPr="00B445BC" w:rsidR="005A2C5A">
        <w:rPr>
          <w:rFonts w:ascii="Arial" w:hAnsi="Arial" w:cs="Arial"/>
          <w:sz w:val="22"/>
          <w:szCs w:val="22"/>
        </w:rPr>
        <w:t>1,206,272 scaffolds).</w:t>
      </w:r>
      <w:r w:rsidRPr="00B445BC" w:rsidR="00DE3163">
        <w:rPr>
          <w:rFonts w:ascii="Arial" w:hAnsi="Arial" w:cs="Arial"/>
          <w:sz w:val="22"/>
          <w:szCs w:val="22"/>
        </w:rPr>
        <w:t xml:space="preserve"> Those scaffolds were then annotated using eggnog </w:t>
      </w:r>
      <w:r w:rsidRPr="00B445BC" w:rsidR="00173DAA">
        <w:rPr>
          <w:rFonts w:ascii="Arial" w:hAnsi="Arial" w:cs="Arial"/>
          <w:sz w:val="22"/>
          <w:szCs w:val="22"/>
        </w:rPr>
        <w:t xml:space="preserve">(emapper-2.1.13 / Expected eggNOG DB version: 5.0.2 / Installed eggNOG DB version: unknown / Diamond version found: diamond version 2.0.15 / MMseqs2 version found: 16.747c6 / Compatible novel families DB version: 1.0.1). </w:t>
      </w:r>
      <w:r w:rsidRPr="00B445BC" w:rsidR="00BE4764">
        <w:rPr>
          <w:rFonts w:ascii="Arial" w:hAnsi="Arial" w:cs="Arial"/>
          <w:sz w:val="22"/>
          <w:szCs w:val="22"/>
        </w:rPr>
        <w:t>Metatranscriptomic reads</w:t>
      </w:r>
      <w:r w:rsidRPr="00B445BC" w:rsidR="00173DAA">
        <w:rPr>
          <w:rFonts w:ascii="Arial" w:hAnsi="Arial" w:cs="Arial"/>
          <w:sz w:val="22"/>
          <w:szCs w:val="22"/>
        </w:rPr>
        <w:t xml:space="preserve"> were </w:t>
      </w:r>
      <w:r w:rsidRPr="00B445BC" w:rsidR="00BE4764">
        <w:rPr>
          <w:rFonts w:ascii="Arial" w:hAnsi="Arial" w:cs="Arial"/>
          <w:sz w:val="22"/>
          <w:szCs w:val="22"/>
        </w:rPr>
        <w:t xml:space="preserve">then </w:t>
      </w:r>
      <w:r w:rsidRPr="00B445BC" w:rsidR="00173DAA">
        <w:rPr>
          <w:rFonts w:ascii="Arial" w:hAnsi="Arial" w:cs="Arial"/>
          <w:sz w:val="22"/>
          <w:szCs w:val="22"/>
        </w:rPr>
        <w:t xml:space="preserve">mapped to these same &gt;2.5kb scaffolds using bbmap </w:t>
      </w:r>
      <w:r w:rsidRPr="00B445BC" w:rsidR="008C7DDE">
        <w:rPr>
          <w:rFonts w:ascii="Arial" w:hAnsi="Arial" w:cs="Arial"/>
          <w:sz w:val="22"/>
          <w:szCs w:val="22"/>
        </w:rPr>
        <w:t>and reads were assigned to specific coding sequences using featureCounts. Results were then geTMM normalized in R and subsequently used.</w:t>
      </w:r>
    </w:p>
    <w:p w:rsidR="003B4E2E" w:rsidP="004B3DE8" w:rsidRDefault="003B4E2E" w14:paraId="704CA226" w14:textId="7F298C20">
      <w:pPr>
        <w:numPr>
          <w:ilvl w:val="0"/>
          <w:numId w:val="5"/>
        </w:numPr>
        <w:rPr>
          <w:rFonts w:ascii="Arial" w:hAnsi="Arial" w:cs="Arial"/>
          <w:sz w:val="22"/>
          <w:szCs w:val="22"/>
        </w:rPr>
      </w:pPr>
      <w:commentRangeStart w:id="163"/>
      <w:r w:rsidRPr="003B4E2E">
        <w:rPr>
          <w:rFonts w:ascii="Arial" w:hAnsi="Arial" w:cs="Arial"/>
          <w:sz w:val="22"/>
          <w:szCs w:val="22"/>
        </w:rPr>
        <w:t>MOFA</w:t>
      </w:r>
      <w:commentRangeEnd w:id="163"/>
      <w:r w:rsidRPr="003B4E2E" w:rsidR="009236A4">
        <w:rPr>
          <w:rStyle w:val="CommentReference"/>
          <w:rFonts w:ascii="Arial" w:hAnsi="Arial" w:cs="Arial"/>
          <w:sz w:val="22"/>
          <w:szCs w:val="22"/>
        </w:rPr>
        <w:commentReference w:id="163"/>
      </w:r>
      <w:r w:rsidRPr="003B4E2E">
        <w:rPr>
          <w:rFonts w:ascii="Arial" w:hAnsi="Arial" w:cs="Arial"/>
          <w:sz w:val="22"/>
          <w:szCs w:val="22"/>
        </w:rPr>
        <w:t>/</w:t>
      </w:r>
      <w:commentRangeStart w:id="164"/>
      <w:r w:rsidRPr="003B4E2E">
        <w:rPr>
          <w:rFonts w:ascii="Arial" w:hAnsi="Arial" w:cs="Arial"/>
          <w:sz w:val="22"/>
          <w:szCs w:val="22"/>
        </w:rPr>
        <w:t xml:space="preserve">MEFISTO </w:t>
      </w:r>
      <w:commentRangeEnd w:id="164"/>
      <w:r w:rsidRPr="003B4E2E" w:rsidR="00814742">
        <w:rPr>
          <w:rStyle w:val="CommentReference"/>
          <w:rFonts w:ascii="Arial" w:hAnsi="Arial" w:cs="Arial"/>
          <w:sz w:val="22"/>
          <w:szCs w:val="22"/>
        </w:rPr>
        <w:commentReference w:id="164"/>
      </w:r>
      <w:r w:rsidRPr="003B4E2E">
        <w:rPr>
          <w:rFonts w:ascii="Arial" w:hAnsi="Arial" w:cs="Arial"/>
          <w:sz w:val="22"/>
          <w:szCs w:val="22"/>
        </w:rPr>
        <w:t xml:space="preserve">integration: Four views (MicroResp, EEA, MBC/MBN, transcripts at KO level); time as continuous covariate; extract latent factors and top-weighted features </w:t>
      </w:r>
    </w:p>
    <w:p w:rsidR="00DC5295" w:rsidP="00DC5295" w:rsidRDefault="00DC5295" w14:paraId="6F0CA1A5" w14:textId="4CC19BD5">
      <w:pPr>
        <w:pStyle w:val="ListParagraph"/>
        <w:numPr>
          <w:ilvl w:val="1"/>
          <w:numId w:val="10"/>
        </w:numPr>
        <w:rPr>
          <w:rFonts w:ascii="Arial" w:hAnsi="Arial" w:cs="Arial"/>
          <w:sz w:val="22"/>
          <w:szCs w:val="22"/>
        </w:rPr>
      </w:pPr>
      <w:commentRangeStart w:id="165"/>
      <w:r w:rsidRPr="00DC5295">
        <w:rPr>
          <w:rFonts w:ascii="Arial" w:hAnsi="Arial" w:cs="Arial"/>
          <w:sz w:val="22"/>
          <w:szCs w:val="22"/>
        </w:rPr>
        <w:t xml:space="preserve">MEFISTO </w:t>
      </w:r>
      <w:commentRangeEnd w:id="165"/>
      <w:r w:rsidRPr="00DC5295" w:rsidR="006F0AB8">
        <w:rPr>
          <w:rStyle w:val="CommentReference"/>
          <w:rFonts w:ascii="Arial" w:hAnsi="Arial" w:cs="Arial"/>
          <w:sz w:val="22"/>
          <w:szCs w:val="22"/>
        </w:rPr>
        <w:commentReference w:id="165"/>
      </w:r>
      <w:r w:rsidRPr="00DC5295">
        <w:rPr>
          <w:rFonts w:ascii="Arial" w:hAnsi="Arial" w:cs="Arial"/>
          <w:sz w:val="22"/>
          <w:szCs w:val="22"/>
        </w:rPr>
        <w:t>was used to identify latent temporal factors shared across MicroResp, extracellular enzyme activity, microbial biomass, and metatranscriptomic data in the 100% irrigation subset.</w:t>
      </w:r>
      <w:ins w:author="Zimmerman, Amy E" w:date="2026-06-10T07:38:00Z" w16du:dateUtc="2026-06-10T14:38:00Z" w:id="166">
        <w:r w:rsidR="009F0FAE">
          <w:rPr>
            <w:rFonts w:ascii="Arial" w:hAnsi="Arial" w:cs="Arial"/>
            <w:sz w:val="22"/>
            <w:szCs w:val="22"/>
          </w:rPr>
          <w:t xml:space="preserve"> </w:t>
        </w:r>
        <w:r w:rsidR="00B7582C">
          <w:rPr>
            <w:rFonts w:ascii="Arial" w:hAnsi="Arial" w:cs="Arial"/>
            <w:sz w:val="22"/>
            <w:szCs w:val="22"/>
          </w:rPr>
          <w:t xml:space="preserve">Each factor captures a major axis of variation </w:t>
        </w:r>
        <w:r w:rsidR="00992D8F">
          <w:rPr>
            <w:rFonts w:ascii="Arial" w:hAnsi="Arial" w:cs="Arial"/>
            <w:sz w:val="22"/>
            <w:szCs w:val="22"/>
          </w:rPr>
          <w:t>(may be shared across data views/types/modalities or specific to one data type).</w:t>
        </w:r>
      </w:ins>
    </w:p>
    <w:p w:rsidR="0057350B" w:rsidP="0057350B" w:rsidRDefault="00DC5295" w14:paraId="16ABD25F" w14:textId="36F0A396">
      <w:pPr>
        <w:pStyle w:val="ListParagraph"/>
        <w:numPr>
          <w:ilvl w:val="1"/>
          <w:numId w:val="10"/>
        </w:numPr>
        <w:rPr>
          <w:rFonts w:ascii="Arial" w:hAnsi="Arial" w:cs="Arial"/>
          <w:sz w:val="22"/>
          <w:szCs w:val="22"/>
        </w:rPr>
      </w:pPr>
      <w:r w:rsidRPr="00DC5295">
        <w:rPr>
          <w:rFonts w:ascii="Arial" w:hAnsi="Arial" w:cs="Arial"/>
          <w:sz w:val="22"/>
          <w:szCs w:val="22"/>
        </w:rPr>
        <w:t xml:space="preserve">Input </w:t>
      </w:r>
      <w:commentRangeStart w:id="167"/>
      <w:commentRangeStart w:id="168"/>
      <w:r w:rsidRPr="00DC5295">
        <w:rPr>
          <w:rFonts w:ascii="Arial" w:hAnsi="Arial" w:cs="Arial"/>
          <w:sz w:val="22"/>
          <w:szCs w:val="22"/>
        </w:rPr>
        <w:t xml:space="preserve">features </w:t>
      </w:r>
      <w:commentRangeEnd w:id="167"/>
      <w:r w:rsidRPr="00DC5295" w:rsidR="00A02F94">
        <w:rPr>
          <w:rStyle w:val="CommentReference"/>
          <w:rFonts w:ascii="Arial" w:hAnsi="Arial" w:cs="Arial"/>
          <w:sz w:val="22"/>
          <w:szCs w:val="22"/>
        </w:rPr>
        <w:commentReference w:id="167"/>
      </w:r>
      <w:commentRangeEnd w:id="168"/>
      <w:r>
        <w:rPr>
          <w:rStyle w:val="CommentReference"/>
        </w:rPr>
        <w:commentReference w:id="168"/>
      </w:r>
      <w:r w:rsidRPr="00DC5295">
        <w:rPr>
          <w:rFonts w:ascii="Arial" w:hAnsi="Arial" w:cs="Arial"/>
          <w:sz w:val="22"/>
          <w:szCs w:val="22"/>
        </w:rPr>
        <w:t xml:space="preserve">were organized into separate data views before model fitting. MicroResp features represented C-normalized substrate-induced respiration responses, extracellular enzyme features represented enzyme activity measurements, microbial biomass features represented MBC and MBN, and transcriptomic features represented </w:t>
      </w:r>
      <w:commentRangeStart w:id="169"/>
      <w:r w:rsidRPr="00DC5295">
        <w:rPr>
          <w:rFonts w:ascii="Arial" w:hAnsi="Arial" w:cs="Arial"/>
          <w:sz w:val="22"/>
          <w:szCs w:val="22"/>
        </w:rPr>
        <w:t>normalized functional gene</w:t>
      </w:r>
      <w:commentRangeEnd w:id="169"/>
      <w:r w:rsidRPr="00DC5295" w:rsidR="003F0307">
        <w:rPr>
          <w:rStyle w:val="CommentReference"/>
          <w:rFonts w:ascii="Arial" w:hAnsi="Arial" w:cs="Arial"/>
          <w:sz w:val="22"/>
          <w:szCs w:val="22"/>
        </w:rPr>
        <w:commentReference w:id="169"/>
      </w:r>
      <w:r w:rsidRPr="00DC5295">
        <w:rPr>
          <w:rFonts w:ascii="Arial" w:hAnsi="Arial" w:cs="Arial"/>
          <w:sz w:val="22"/>
          <w:szCs w:val="22"/>
        </w:rPr>
        <w:t xml:space="preserve"> or pathway abundances.</w:t>
      </w:r>
    </w:p>
    <w:p w:rsidR="00A94D12" w:rsidP="00A94D12" w:rsidRDefault="00DC5295" w14:paraId="12FC0B5F" w14:textId="77777777">
      <w:pPr>
        <w:pStyle w:val="ListParagraph"/>
        <w:numPr>
          <w:ilvl w:val="1"/>
          <w:numId w:val="10"/>
        </w:numPr>
        <w:rPr>
          <w:rFonts w:ascii="Arial" w:hAnsi="Arial" w:cs="Arial"/>
          <w:sz w:val="22"/>
          <w:szCs w:val="22"/>
        </w:rPr>
      </w:pPr>
      <w:r w:rsidRPr="0057350B">
        <w:rPr>
          <w:rFonts w:ascii="Arial" w:hAnsi="Arial" w:cs="Arial"/>
          <w:sz w:val="22"/>
          <w:szCs w:val="22"/>
        </w:rPr>
        <w:t>Time was included as a continuous covariate so that MEFISTO could estimate smooth temporal structure in each latent factor.</w:t>
      </w:r>
    </w:p>
    <w:p w:rsidR="00A94D12" w:rsidP="00A94D12" w:rsidRDefault="00DC5295" w14:paraId="4F5A8BC2" w14:textId="77777777">
      <w:pPr>
        <w:pStyle w:val="ListParagraph"/>
        <w:numPr>
          <w:ilvl w:val="1"/>
          <w:numId w:val="10"/>
        </w:numPr>
        <w:rPr>
          <w:rFonts w:ascii="Arial" w:hAnsi="Arial" w:cs="Arial"/>
          <w:sz w:val="22"/>
          <w:szCs w:val="22"/>
        </w:rPr>
      </w:pPr>
      <w:commentRangeStart w:id="170"/>
      <w:commentRangeStart w:id="171"/>
      <w:commentRangeStart w:id="172"/>
      <w:r w:rsidRPr="00A94D12">
        <w:rPr>
          <w:rFonts w:ascii="Arial" w:hAnsi="Arial" w:cs="Arial"/>
          <w:sz w:val="22"/>
          <w:szCs w:val="22"/>
        </w:rPr>
        <w:t>For each latent factor, MEFISTO estimates two linked quantities: sample-level factor values, which describe the temporal activity of the factor across samples, and feature weights, which describe how strongly each measured variable contributes to that factor</w:t>
      </w:r>
      <w:r w:rsidRPr="00A94D12" w:rsidR="0057350B">
        <w:rPr>
          <w:rFonts w:ascii="Arial" w:hAnsi="Arial" w:cs="Arial"/>
          <w:sz w:val="22"/>
          <w:szCs w:val="22"/>
        </w:rPr>
        <w:t>.</w:t>
      </w:r>
    </w:p>
    <w:p w:rsidRPr="00A94D12" w:rsidR="00DC5295" w:rsidP="00A94D12" w:rsidRDefault="00DC5295" w14:paraId="0DAA01D1" w14:textId="3F698D32">
      <w:pPr>
        <w:pStyle w:val="ListParagraph"/>
        <w:numPr>
          <w:ilvl w:val="1"/>
          <w:numId w:val="10"/>
        </w:numPr>
        <w:rPr>
          <w:rFonts w:ascii="Arial" w:hAnsi="Arial" w:cs="Arial"/>
          <w:sz w:val="22"/>
          <w:szCs w:val="22"/>
        </w:rPr>
      </w:pPr>
      <w:r w:rsidRPr="00A94D12">
        <w:rPr>
          <w:rFonts w:ascii="Arial" w:hAnsi="Arial" w:cs="Arial"/>
          <w:sz w:val="22"/>
          <w:szCs w:val="22"/>
        </w:rPr>
        <w:t>Factor-specific reconstructed trajectories were generated by combining the sample-level factor values for a given factor with the corresponding feature weights for each feature. Conceptually, the reconstructed contribution of Factor k to feature j in sample i is:</w:t>
      </w:r>
      <w:commentRangeEnd w:id="170"/>
      <w:r w:rsidRPr="00A94D12" w:rsidR="00A94D12">
        <w:rPr>
          <w:rStyle w:val="CommentReference"/>
          <w:rFonts w:ascii="Arial" w:hAnsi="Arial" w:cs="Arial"/>
          <w:sz w:val="22"/>
          <w:szCs w:val="22"/>
        </w:rPr>
        <w:commentReference w:id="170"/>
      </w:r>
      <w:commentRangeEnd w:id="171"/>
      <w:r>
        <w:rPr>
          <w:rStyle w:val="CommentReference"/>
        </w:rPr>
        <w:commentReference w:id="171"/>
      </w:r>
      <w:commentRangeEnd w:id="172"/>
      <w:r>
        <w:rPr>
          <w:rStyle w:val="CommentReference"/>
        </w:rPr>
        <w:commentReference w:id="172"/>
      </w:r>
    </w:p>
    <w:p w:rsidR="00DC5295" w:rsidP="00791234" w:rsidRDefault="00DC5295" w14:paraId="7E2C7482" w14:textId="220929EF">
      <w:pPr>
        <w:ind w:left="720"/>
        <w:rPr>
          <w:rFonts w:ascii="Arial" w:hAnsi="Arial" w:cs="Arial"/>
          <w:sz w:val="22"/>
          <w:szCs w:val="22"/>
        </w:rPr>
      </w:pPr>
      <w:r w:rsidRPr="00DC5295">
        <w:rPr>
          <w:rFonts w:ascii="Arial" w:hAnsi="Arial" w:cs="Arial"/>
          <w:sz w:val="22"/>
          <w:szCs w:val="22"/>
        </w:rPr>
        <w:t>reconstructed value = factor score for sample i × feature weight for feature j</w:t>
      </w:r>
    </w:p>
    <w:p w:rsidR="00D74C42" w:rsidP="00D74C42" w:rsidRDefault="00D74C42" w14:paraId="36043691" w14:textId="77777777">
      <w:pPr>
        <w:pStyle w:val="ListParagraph"/>
        <w:numPr>
          <w:ilvl w:val="1"/>
          <w:numId w:val="10"/>
        </w:numPr>
        <w:rPr>
          <w:rFonts w:ascii="Arial" w:hAnsi="Arial" w:cs="Arial"/>
          <w:sz w:val="22"/>
          <w:szCs w:val="22"/>
        </w:rPr>
      </w:pPr>
      <w:r w:rsidRPr="00D74C42">
        <w:rPr>
          <w:rFonts w:ascii="Arial" w:hAnsi="Arial" w:cs="Arial"/>
          <w:sz w:val="22"/>
          <w:szCs w:val="22"/>
        </w:rPr>
        <w:t xml:space="preserve">To visualize Factor 1-associated temporal structure, we reconstructed the contribution of Factor 1 to selected features from each data view. Because positive and negative </w:t>
      </w:r>
      <w:commentRangeStart w:id="174"/>
      <w:r w:rsidRPr="00D74C42">
        <w:rPr>
          <w:rFonts w:ascii="Arial" w:hAnsi="Arial" w:cs="Arial"/>
          <w:sz w:val="22"/>
          <w:szCs w:val="22"/>
        </w:rPr>
        <w:t xml:space="preserve">weights </w:t>
      </w:r>
      <w:commentRangeEnd w:id="174"/>
      <w:r w:rsidRPr="00D74C42" w:rsidR="004F7D21">
        <w:rPr>
          <w:rStyle w:val="CommentReference"/>
          <w:rFonts w:ascii="Arial" w:hAnsi="Arial" w:cs="Arial"/>
          <w:sz w:val="22"/>
          <w:szCs w:val="22"/>
        </w:rPr>
        <w:commentReference w:id="174"/>
      </w:r>
      <w:r w:rsidRPr="00D74C42">
        <w:rPr>
          <w:rFonts w:ascii="Arial" w:hAnsi="Arial" w:cs="Arial"/>
          <w:sz w:val="22"/>
          <w:szCs w:val="22"/>
        </w:rPr>
        <w:t>represent opposing sides of the same MEFISTO factor, features were interpreted by signed weight rather than averaged across signs. The negative-weight side of Factor 1 was anchored by MicroResp substrates from the Q1 Cluster 2 winter/rebound group, so we used this side of the factor to evaluate cross-view coordination associated with the dominant Q1 substrate-use phenotype.</w:t>
      </w:r>
    </w:p>
    <w:p w:rsidR="0090597A" w:rsidP="00D74C42" w:rsidRDefault="00D74C42" w14:paraId="5ED6213D" w14:textId="1EC2E627">
      <w:pPr>
        <w:pStyle w:val="ListParagraph"/>
        <w:numPr>
          <w:ilvl w:val="1"/>
          <w:numId w:val="10"/>
        </w:numPr>
        <w:rPr>
          <w:rFonts w:ascii="Arial" w:hAnsi="Arial" w:cs="Arial"/>
          <w:sz w:val="22"/>
          <w:szCs w:val="22"/>
        </w:rPr>
      </w:pPr>
      <w:r w:rsidRPr="00D74C42">
        <w:rPr>
          <w:rFonts w:ascii="Arial" w:hAnsi="Arial" w:cs="Arial"/>
          <w:sz w:val="22"/>
          <w:szCs w:val="22"/>
        </w:rPr>
        <w:t>For each selected negative-weight feature, reconstructed contributions were calculated as the sample-level Factor 1 score multiplied by the feature-specific Factor 1 weight. Contributions were averaged within each feature group and sampling date, then standardized within group for visualization. These trajectories represent Factor 1-specific contributions to each feature group, not raw measured values or full reconstructed trajectories across all MEFISTO factors.</w:t>
      </w:r>
    </w:p>
    <w:p w:rsidRPr="00D74C42" w:rsidR="00D74C42" w:rsidP="00D74C42" w:rsidRDefault="002436BD" w14:paraId="67422A38" w14:textId="5872EF3C">
      <w:pPr>
        <w:pStyle w:val="ListParagraph"/>
        <w:numPr>
          <w:ilvl w:val="1"/>
          <w:numId w:val="10"/>
        </w:numPr>
        <w:rPr>
          <w:rFonts w:ascii="Arial" w:hAnsi="Arial" w:cs="Arial"/>
          <w:sz w:val="22"/>
          <w:szCs w:val="22"/>
        </w:rPr>
      </w:pPr>
      <w:r>
        <w:rPr>
          <w:rFonts w:ascii="Arial" w:hAnsi="Arial" w:cs="Arial"/>
          <w:noProof/>
          <w:sz w:val="22"/>
          <w:szCs w:val="22"/>
        </w:rPr>
        <w:drawing>
          <wp:inline distT="0" distB="0" distL="0" distR="0" wp14:anchorId="0F7D562B" wp14:editId="4C0B17B2">
            <wp:extent cx="4079499" cy="4761887"/>
            <wp:effectExtent l="0" t="0" r="0" b="635"/>
            <wp:docPr id="139527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8024" cy="4771837"/>
                    </a:xfrm>
                    <a:prstGeom prst="rect">
                      <a:avLst/>
                    </a:prstGeom>
                    <a:noFill/>
                    <a:ln>
                      <a:noFill/>
                    </a:ln>
                  </pic:spPr>
                </pic:pic>
              </a:graphicData>
            </a:graphic>
          </wp:inline>
        </w:drawing>
      </w:r>
    </w:p>
    <w:p w:rsidRPr="003B4E2E" w:rsidR="003B4E2E" w:rsidP="004B3DE8" w:rsidRDefault="002436BD" w14:paraId="46F57C32" w14:textId="4016F6E9">
      <w:pPr>
        <w:numPr>
          <w:ilvl w:val="0"/>
          <w:numId w:val="5"/>
        </w:numPr>
        <w:rPr>
          <w:rFonts w:ascii="Arial" w:hAnsi="Arial" w:cs="Arial"/>
          <w:sz w:val="22"/>
          <w:szCs w:val="22"/>
        </w:rPr>
      </w:pPr>
      <w:commentRangeStart w:id="175"/>
      <w:r>
        <w:rPr>
          <w:rFonts w:ascii="Arial" w:hAnsi="Arial" w:cs="Arial"/>
          <w:sz w:val="22"/>
          <w:szCs w:val="22"/>
        </w:rPr>
        <w:t xml:space="preserve">Supplementary </w:t>
      </w:r>
      <w:r w:rsidRPr="003B4E2E" w:rsidR="003B4E2E">
        <w:rPr>
          <w:rFonts w:ascii="Arial" w:hAnsi="Arial" w:cs="Arial"/>
          <w:sz w:val="22"/>
          <w:szCs w:val="22"/>
        </w:rPr>
        <w:t>Non-integrative benchmarks</w:t>
      </w:r>
      <w:commentRangeEnd w:id="175"/>
      <w:r w:rsidRPr="003B4E2E" w:rsidR="000F658E">
        <w:rPr>
          <w:rStyle w:val="CommentReference"/>
          <w:rFonts w:ascii="Arial" w:hAnsi="Arial" w:cs="Arial"/>
          <w:sz w:val="22"/>
          <w:szCs w:val="22"/>
        </w:rPr>
        <w:commentReference w:id="175"/>
      </w:r>
      <w:r w:rsidRPr="003B4E2E" w:rsidR="003B4E2E">
        <w:rPr>
          <w:rFonts w:ascii="Arial" w:hAnsi="Arial" w:cs="Arial"/>
          <w:sz w:val="22"/>
          <w:szCs w:val="22"/>
        </w:rPr>
        <w:t xml:space="preserve">: Mantel tests and Procrustes analysis on raw dissimilarity matrices (no temporal structure learned) — compare to MEFISTO results </w:t>
      </w:r>
    </w:p>
    <w:p w:rsidRPr="003B4E2E" w:rsidR="003B4E2E" w:rsidP="004B3DE8" w:rsidRDefault="003B4E2E" w14:paraId="52AA75AF" w14:textId="0964C85C">
      <w:pPr>
        <w:numPr>
          <w:ilvl w:val="0"/>
          <w:numId w:val="5"/>
        </w:numPr>
        <w:rPr>
          <w:rFonts w:ascii="Arial" w:hAnsi="Arial" w:cs="Arial"/>
          <w:sz w:val="22"/>
          <w:szCs w:val="22"/>
        </w:rPr>
      </w:pPr>
      <w:r w:rsidRPr="003B4E2E">
        <w:rPr>
          <w:rFonts w:ascii="Arial" w:hAnsi="Arial" w:cs="Arial"/>
          <w:sz w:val="22"/>
          <w:szCs w:val="22"/>
        </w:rPr>
        <w:t xml:space="preserve">Pathway enrichment: Map top transcript features from each factor to KEGG pathways; test for enrichment relative to the MicroResp-linked pathway set </w:t>
      </w:r>
    </w:p>
    <w:p w:rsidRPr="003B4E2E" w:rsidR="003B4E2E" w:rsidP="004B3DE8" w:rsidRDefault="003B4E2E" w14:paraId="7071AD83" w14:textId="7A672917">
      <w:pPr>
        <w:numPr>
          <w:ilvl w:val="0"/>
          <w:numId w:val="5"/>
        </w:numPr>
        <w:rPr>
          <w:rFonts w:ascii="Arial" w:hAnsi="Arial" w:cs="Arial"/>
          <w:sz w:val="22"/>
          <w:szCs w:val="22"/>
        </w:rPr>
      </w:pPr>
      <w:r w:rsidRPr="003B4E2E">
        <w:rPr>
          <w:rFonts w:ascii="Arial" w:hAnsi="Arial" w:cs="Arial"/>
          <w:sz w:val="22"/>
          <w:szCs w:val="22"/>
        </w:rPr>
        <w:t xml:space="preserve">Temporal trajectory comparison: Plot aggregated temporal profiles by view for each latent factor to visualize coordination or divergence across data streams </w:t>
      </w:r>
    </w:p>
    <w:p w:rsidRPr="003B4E2E" w:rsidR="003B4E2E" w:rsidP="003B4E2E" w:rsidRDefault="003B4E2E" w14:paraId="541A6CDB" w14:textId="62A055FC">
      <w:pPr>
        <w:rPr>
          <w:rFonts w:ascii="Arial" w:hAnsi="Arial" w:cs="Arial"/>
          <w:b/>
          <w:bCs/>
          <w:sz w:val="22"/>
          <w:szCs w:val="22"/>
        </w:rPr>
      </w:pPr>
    </w:p>
    <w:p w:rsidRPr="003B4E2E" w:rsidR="003B4E2E" w:rsidP="003B4E2E" w:rsidRDefault="003B4E2E" w14:paraId="14CEE78D" w14:textId="77777777">
      <w:pPr>
        <w:rPr>
          <w:rFonts w:ascii="Arial" w:hAnsi="Arial" w:cs="Arial"/>
          <w:b/>
          <w:bCs/>
          <w:sz w:val="22"/>
          <w:szCs w:val="22"/>
        </w:rPr>
      </w:pPr>
      <w:r w:rsidRPr="003B4E2E">
        <w:rPr>
          <w:rFonts w:ascii="Arial" w:hAnsi="Arial" w:cs="Arial"/>
          <w:b/>
          <w:bCs/>
          <w:sz w:val="22"/>
          <w:szCs w:val="22"/>
        </w:rPr>
        <w:t>Results</w:t>
      </w:r>
    </w:p>
    <w:p w:rsidRPr="007165E7" w:rsidR="003B4E2E" w:rsidP="004B3DE8" w:rsidRDefault="003B4E2E" w14:paraId="6095C577" w14:textId="6FDB6AC5">
      <w:pPr>
        <w:pStyle w:val="ListParagraph"/>
        <w:numPr>
          <w:ilvl w:val="1"/>
          <w:numId w:val="12"/>
        </w:numPr>
        <w:rPr>
          <w:rFonts w:ascii="Arial" w:hAnsi="Arial" w:cs="Arial"/>
          <w:b/>
          <w:bCs/>
          <w:sz w:val="22"/>
          <w:szCs w:val="22"/>
        </w:rPr>
      </w:pPr>
      <w:r w:rsidRPr="007165E7">
        <w:rPr>
          <w:rFonts w:ascii="Arial" w:hAnsi="Arial" w:cs="Arial"/>
          <w:b/>
          <w:bCs/>
          <w:sz w:val="22"/>
          <w:szCs w:val="22"/>
        </w:rPr>
        <w:t>Temporal structure in substrate-use phenotypes (Q1)</w:t>
      </w:r>
    </w:p>
    <w:p w:rsidRPr="007165E7" w:rsidR="0093634C" w:rsidP="003B4E2E" w:rsidRDefault="0093634C" w14:paraId="6034BA13" w14:textId="77777777">
      <w:pPr>
        <w:rPr>
          <w:rFonts w:ascii="Arial" w:hAnsi="Arial" w:cs="Arial"/>
          <w:b/>
          <w:bCs/>
          <w:sz w:val="22"/>
          <w:szCs w:val="22"/>
        </w:rPr>
      </w:pPr>
    </w:p>
    <w:p w:rsidRPr="003B4E2E" w:rsidR="0093634C" w:rsidP="003B4E2E" w:rsidRDefault="0093634C" w14:paraId="0484B638" w14:textId="65EA12C6">
      <w:pPr>
        <w:rPr>
          <w:rFonts w:ascii="Arial" w:hAnsi="Arial" w:cs="Arial"/>
          <w:b/>
          <w:bCs/>
          <w:sz w:val="22"/>
          <w:szCs w:val="22"/>
        </w:rPr>
      </w:pPr>
      <w:r w:rsidRPr="007165E7">
        <w:rPr>
          <w:rFonts w:ascii="Arial" w:hAnsi="Arial" w:cs="Arial"/>
          <w:b/>
          <w:bCs/>
          <w:noProof/>
          <w:sz w:val="22"/>
          <w:szCs w:val="22"/>
        </w:rPr>
        <w:drawing>
          <wp:inline distT="0" distB="0" distL="0" distR="0" wp14:anchorId="5FDF3262" wp14:editId="39DD23C9">
            <wp:extent cx="6516156" cy="2823667"/>
            <wp:effectExtent l="0" t="0" r="0" b="0"/>
            <wp:docPr id="151214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40370" name="Picture 15121403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27318" cy="2828504"/>
                    </a:xfrm>
                    <a:prstGeom prst="rect">
                      <a:avLst/>
                    </a:prstGeom>
                  </pic:spPr>
                </pic:pic>
              </a:graphicData>
            </a:graphic>
          </wp:inline>
        </w:drawing>
      </w:r>
    </w:p>
    <w:p w:rsidRPr="007165E7" w:rsidR="009077A9" w:rsidP="00F506D6" w:rsidRDefault="007165E7" w14:paraId="4C1CF085" w14:textId="5790AB55">
      <w:pPr>
        <w:rPr>
          <w:rFonts w:ascii="Arial" w:hAnsi="Arial" w:cs="Arial"/>
          <w:b/>
          <w:bCs/>
          <w:sz w:val="22"/>
          <w:szCs w:val="22"/>
        </w:rPr>
      </w:pPr>
      <w:r w:rsidRPr="007165E7">
        <w:rPr>
          <w:rFonts w:ascii="Arial" w:hAnsi="Arial" w:cs="Arial"/>
          <w:b/>
          <w:bCs/>
          <w:sz w:val="22"/>
          <w:szCs w:val="22"/>
        </w:rPr>
        <w:t xml:space="preserve">Figure 1. </w:t>
      </w:r>
      <w:r w:rsidRPr="007165E7">
        <w:rPr>
          <w:rFonts w:ascii="Arial" w:hAnsi="Arial" w:cs="Arial"/>
          <w:sz w:val="22"/>
          <w:szCs w:val="22"/>
        </w:rPr>
        <w:t>Temporal and irrigation-related structure in microbial substrate-use phenotypes. Non-metric multidimensional scaling (NMDS) of Bray-Curtis dissimilarities calculated from 5-hour C-normalized MicroResp responses across 31 substrates. Each point represents one sample</w:t>
      </w:r>
      <w:ins w:author="Zimmerman, Amy E" w:date="2026-06-09T20:38:00Z" w16du:dateUtc="2026-06-10T03:38:00Z" w:id="176">
        <w:r w:rsidR="00075CB4">
          <w:rPr>
            <w:rFonts w:ascii="Arial" w:hAnsi="Arial" w:cs="Arial"/>
            <w:sz w:val="22"/>
            <w:szCs w:val="22"/>
          </w:rPr>
          <w:t xml:space="preserve"> (n=?)</w:t>
        </w:r>
      </w:ins>
      <w:r w:rsidRPr="007165E7">
        <w:rPr>
          <w:rFonts w:ascii="Arial" w:hAnsi="Arial" w:cs="Arial"/>
          <w:sz w:val="22"/>
          <w:szCs w:val="22"/>
        </w:rPr>
        <w:t xml:space="preserve">. (A) Samples colored by month show temporal structure in substrate-use phenotype composition across the 13-month sampling period. Black arrows show significant environmental vectors fit to the ordination, </w:t>
      </w:r>
      <w:commentRangeStart w:id="177"/>
      <w:r w:rsidRPr="007165E7">
        <w:rPr>
          <w:rFonts w:ascii="Arial" w:hAnsi="Arial" w:cs="Arial"/>
          <w:sz w:val="22"/>
          <w:szCs w:val="22"/>
        </w:rPr>
        <w:t xml:space="preserve">and connected monthly centroids summarize the temporal trajectory through the annual cycle. </w:t>
      </w:r>
      <w:commentRangeEnd w:id="177"/>
      <w:r w:rsidRPr="007165E7" w:rsidR="00FB6870">
        <w:rPr>
          <w:rStyle w:val="CommentReference"/>
          <w:rFonts w:ascii="Arial" w:hAnsi="Arial" w:cs="Arial"/>
          <w:sz w:val="22"/>
          <w:szCs w:val="22"/>
        </w:rPr>
        <w:commentReference w:id="177"/>
      </w:r>
      <w:r w:rsidRPr="007165E7">
        <w:rPr>
          <w:rFonts w:ascii="Arial" w:hAnsi="Arial" w:cs="Arial"/>
          <w:sz w:val="22"/>
          <w:szCs w:val="22"/>
        </w:rPr>
        <w:t>(B) The same ordination colored by irrigation treatment shows partial separation between 25% and 100% field water capacity treatments. Ellipses show treatment-level dispersion. PERMANOVA indicated a small but significant irrigation effect on overall substrate-use composition (R</w:t>
      </w:r>
      <w:commentRangeStart w:id="178"/>
      <w:r w:rsidRPr="007165E7">
        <w:rPr>
          <w:rFonts w:ascii="Arial" w:hAnsi="Arial" w:cs="Arial"/>
          <w:sz w:val="22"/>
          <w:szCs w:val="22"/>
        </w:rPr>
        <w:t>² = 0.021, p = 0.026</w:t>
      </w:r>
      <w:commentRangeEnd w:id="178"/>
      <w:r w:rsidRPr="007165E7" w:rsidR="00751133">
        <w:rPr>
          <w:rStyle w:val="CommentReference"/>
          <w:rFonts w:ascii="Arial" w:hAnsi="Arial" w:cs="Arial"/>
          <w:sz w:val="22"/>
          <w:szCs w:val="22"/>
        </w:rPr>
        <w:commentReference w:id="178"/>
      </w:r>
      <w:r w:rsidRPr="007165E7">
        <w:rPr>
          <w:rFonts w:ascii="Arial" w:hAnsi="Arial" w:cs="Arial"/>
          <w:sz w:val="22"/>
          <w:szCs w:val="22"/>
        </w:rPr>
        <w:t>). Stress = 0.087</w:t>
      </w:r>
      <w:r w:rsidRPr="007165E7">
        <w:rPr>
          <w:rFonts w:ascii="Arial" w:hAnsi="Arial" w:cs="Arial"/>
          <w:b/>
          <w:bCs/>
          <w:sz w:val="22"/>
          <w:szCs w:val="22"/>
        </w:rPr>
        <w:t>.</w:t>
      </w:r>
    </w:p>
    <w:p w:rsidRPr="007165E7" w:rsidR="00F506D6" w:rsidP="00F506D6" w:rsidRDefault="00F506D6" w14:paraId="2D40A04B" w14:textId="59667ED7">
      <w:pPr>
        <w:rPr>
          <w:rFonts w:ascii="Arial" w:hAnsi="Arial" w:cs="Arial"/>
          <w:sz w:val="22"/>
          <w:szCs w:val="22"/>
        </w:rPr>
      </w:pPr>
      <w:r w:rsidRPr="007165E7">
        <w:rPr>
          <w:rFonts w:ascii="Arial" w:hAnsi="Arial" w:cs="Arial"/>
          <w:b/>
          <w:bCs/>
          <w:sz w:val="22"/>
          <w:szCs w:val="22"/>
        </w:rPr>
        <w:t xml:space="preserve">Take-Home: </w:t>
      </w:r>
      <w:r w:rsidRPr="007165E7" w:rsidR="00A827F9">
        <w:rPr>
          <w:rFonts w:ascii="Arial" w:hAnsi="Arial" w:cs="Arial"/>
          <w:b/>
          <w:bCs/>
          <w:sz w:val="22"/>
          <w:szCs w:val="22"/>
        </w:rPr>
        <w:t>Figure 1A</w:t>
      </w:r>
      <w:r w:rsidRPr="007165E7" w:rsidR="00854CDA">
        <w:rPr>
          <w:rFonts w:ascii="Arial" w:hAnsi="Arial" w:cs="Arial"/>
          <w:b/>
          <w:bCs/>
          <w:sz w:val="22"/>
          <w:szCs w:val="22"/>
        </w:rPr>
        <w:t xml:space="preserve"> </w:t>
      </w:r>
      <w:r w:rsidRPr="007165E7">
        <w:rPr>
          <w:rFonts w:ascii="Arial" w:hAnsi="Arial" w:cs="Arial"/>
          <w:sz w:val="22"/>
          <w:szCs w:val="22"/>
        </w:rPr>
        <w:t xml:space="preserve">Substrate-use phenotypes exhibited significant temporal structure across the 13-month sampling period (PERMANOVA: R² = 0.055, p = 0.002; Figure 1A). Six environmental variables were significantly associated with ordination space (envfit, p &lt; 0.05; Figure 1A). Gravimetric water content showed the strongest association (R² = 0.179, p = 0.001), followed by pH (R² = 0.095, p = 0.002), soil temperature (R² = 0.067, p = 0.007), salt-extractable total nitrogen (R² = 0.063, p = 0.007), microbial biomass nitrogen (R² = 0.059, p = 0.006), and the SEOC:SETN ratio (R² = 0.052, p = 0.017). Notably, the stoichiometric ratio of extractable carbon to nitrogen was significantly associated with </w:t>
      </w:r>
      <w:commentRangeStart w:id="179"/>
      <w:r w:rsidRPr="007165E7">
        <w:rPr>
          <w:rFonts w:ascii="Arial" w:hAnsi="Arial" w:cs="Arial"/>
          <w:sz w:val="22"/>
          <w:szCs w:val="22"/>
        </w:rPr>
        <w:t xml:space="preserve">phenotypic </w:t>
      </w:r>
      <w:commentRangeEnd w:id="179"/>
      <w:r w:rsidRPr="007165E7" w:rsidR="00B9008A">
        <w:rPr>
          <w:rStyle w:val="CommentReference"/>
          <w:rFonts w:ascii="Arial" w:hAnsi="Arial" w:cs="Arial"/>
          <w:sz w:val="22"/>
          <w:szCs w:val="22"/>
        </w:rPr>
        <w:commentReference w:id="179"/>
      </w:r>
      <w:r w:rsidRPr="007165E7">
        <w:rPr>
          <w:rFonts w:ascii="Arial" w:hAnsi="Arial" w:cs="Arial"/>
          <w:sz w:val="22"/>
          <w:szCs w:val="22"/>
        </w:rPr>
        <w:t xml:space="preserve">variation, while absolute extractable organic carbon concentration (SEOC) was not, suggesting that </w:t>
      </w:r>
      <w:commentRangeStart w:id="180"/>
      <w:r w:rsidRPr="007165E7">
        <w:rPr>
          <w:rFonts w:ascii="Arial" w:hAnsi="Arial" w:cs="Arial"/>
          <w:sz w:val="22"/>
          <w:szCs w:val="22"/>
        </w:rPr>
        <w:t xml:space="preserve">resource balance rather than carbon availability alone </w:t>
      </w:r>
      <w:r w:rsidRPr="007165E7" w:rsidR="00A827F9">
        <w:rPr>
          <w:rFonts w:ascii="Arial" w:hAnsi="Arial" w:cs="Arial"/>
          <w:sz w:val="22"/>
          <w:szCs w:val="22"/>
        </w:rPr>
        <w:t>influenced s</w:t>
      </w:r>
      <w:r w:rsidRPr="007165E7">
        <w:rPr>
          <w:rFonts w:ascii="Arial" w:hAnsi="Arial" w:cs="Arial"/>
          <w:sz w:val="22"/>
          <w:szCs w:val="22"/>
        </w:rPr>
        <w:t>ubstrate-use profiles</w:t>
      </w:r>
      <w:commentRangeEnd w:id="180"/>
      <w:r w:rsidRPr="007165E7" w:rsidR="00923D67">
        <w:rPr>
          <w:rStyle w:val="CommentReference"/>
          <w:rFonts w:ascii="Arial" w:hAnsi="Arial" w:cs="Arial"/>
          <w:sz w:val="22"/>
          <w:szCs w:val="22"/>
        </w:rPr>
        <w:commentReference w:id="180"/>
      </w:r>
      <w:r w:rsidRPr="007165E7">
        <w:rPr>
          <w:rFonts w:ascii="Arial" w:hAnsi="Arial" w:cs="Arial"/>
          <w:sz w:val="22"/>
          <w:szCs w:val="22"/>
        </w:rPr>
        <w:t>.</w:t>
      </w:r>
    </w:p>
    <w:p w:rsidRPr="007165E7" w:rsidR="00F506D6" w:rsidP="00F506D6" w:rsidRDefault="00854CDA" w14:paraId="1F452ECE" w14:textId="5ED63136">
      <w:pPr>
        <w:rPr>
          <w:rFonts w:ascii="Arial" w:hAnsi="Arial" w:cs="Arial"/>
          <w:sz w:val="22"/>
          <w:szCs w:val="22"/>
        </w:rPr>
      </w:pPr>
      <w:r w:rsidRPr="007165E7">
        <w:rPr>
          <w:rFonts w:ascii="Arial" w:hAnsi="Arial" w:cs="Arial"/>
          <w:b/>
          <w:bCs/>
          <w:sz w:val="22"/>
          <w:szCs w:val="22"/>
        </w:rPr>
        <w:t>Figure 1B:</w:t>
      </w:r>
      <w:r w:rsidRPr="007165E7">
        <w:rPr>
          <w:rFonts w:ascii="Arial" w:hAnsi="Arial" w:cs="Arial"/>
          <w:sz w:val="22"/>
          <w:szCs w:val="22"/>
        </w:rPr>
        <w:t xml:space="preserve"> </w:t>
      </w:r>
      <w:r w:rsidRPr="007165E7" w:rsidR="00F506D6">
        <w:rPr>
          <w:rFonts w:ascii="Arial" w:hAnsi="Arial" w:cs="Arial"/>
          <w:sz w:val="22"/>
          <w:szCs w:val="22"/>
        </w:rPr>
        <w:t>Irrigation treatment explained minimal multivariate variation in substrate-use phenotypes (PERMANOVA: R² = 0.021, p = 0.026; Figure 1B). Although statistically detectable, the irrigation effect was less than half the magnitude of the temporal effect, and 95% confidence ellipses for the two treatments overlapped substantially in ordination space (Figure 1B). This indicates that temporal dynamics in substrate-use phenotypes are robust across contrasting moisture regimes and are not driven by the irrigation treatment imposed during the growing season</w:t>
      </w:r>
    </w:p>
    <w:p w:rsidRPr="007165E7" w:rsidR="00D960EB" w:rsidP="00F506D6" w:rsidRDefault="001D3E9C" w14:paraId="430E969A" w14:textId="57152662">
      <w:pPr>
        <w:rPr>
          <w:rFonts w:ascii="Arial" w:hAnsi="Arial" w:cs="Arial"/>
          <w:sz w:val="22"/>
          <w:szCs w:val="22"/>
        </w:rPr>
      </w:pPr>
      <w:r w:rsidRPr="007165E7">
        <w:rPr>
          <w:rFonts w:ascii="Arial" w:hAnsi="Arial" w:cs="Arial"/>
          <w:noProof/>
          <w:sz w:val="22"/>
          <w:szCs w:val="22"/>
        </w:rPr>
        <w:drawing>
          <wp:inline distT="0" distB="0" distL="0" distR="0" wp14:anchorId="616E5C9C" wp14:editId="1892357D">
            <wp:extent cx="5943600" cy="5200650"/>
            <wp:effectExtent l="0" t="0" r="0" b="0"/>
            <wp:docPr id="755814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14648" name="Picture 7558146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rsidRPr="007165E7" w:rsidR="003C10AA" w:rsidP="00F506D6" w:rsidRDefault="003C10AA" w14:paraId="64C3030C" w14:textId="2F8C7ACD">
      <w:pPr>
        <w:rPr>
          <w:rFonts w:ascii="Arial" w:hAnsi="Arial" w:cs="Arial"/>
          <w:sz w:val="22"/>
          <w:szCs w:val="22"/>
        </w:rPr>
      </w:pPr>
      <w:commentRangeStart w:id="181"/>
      <w:r w:rsidRPr="007165E7">
        <w:rPr>
          <w:rFonts w:ascii="Arial" w:hAnsi="Arial" w:cs="Arial"/>
          <w:b/>
          <w:bCs/>
          <w:sz w:val="22"/>
          <w:szCs w:val="22"/>
        </w:rPr>
        <w:t xml:space="preserve">Figure </w:t>
      </w:r>
      <w:commentRangeEnd w:id="181"/>
      <w:r w:rsidRPr="007165E7" w:rsidR="00D9727A">
        <w:rPr>
          <w:rStyle w:val="CommentReference"/>
          <w:rFonts w:ascii="Arial" w:hAnsi="Arial" w:cs="Arial"/>
          <w:b/>
          <w:bCs/>
          <w:sz w:val="22"/>
          <w:szCs w:val="22"/>
        </w:rPr>
        <w:commentReference w:id="181"/>
      </w:r>
      <w:r w:rsidRPr="007165E7">
        <w:rPr>
          <w:rFonts w:ascii="Arial" w:hAnsi="Arial" w:cs="Arial"/>
          <w:b/>
          <w:bCs/>
          <w:sz w:val="22"/>
          <w:szCs w:val="22"/>
        </w:rPr>
        <w:t xml:space="preserve">S1. </w:t>
      </w:r>
      <w:r w:rsidRPr="007165E7">
        <w:rPr>
          <w:rFonts w:ascii="Arial" w:hAnsi="Arial" w:cs="Arial"/>
          <w:sz w:val="22"/>
          <w:szCs w:val="22"/>
        </w:rPr>
        <w:t xml:space="preserve">Substrate-specific temporal trajectories in microbial substrate-use phenotypes. Generalized additive mixed models (GAMMs) were fit separately for each substrate using 5-hour C-normalized MicroResp rates. Time was modeled as a non-cyclic smooth term, irrigation treatment was included as a fixed effect, and plot was included as a random intercept. Lines show fitted temporal trajectories for </w:t>
      </w:r>
      <w:commentRangeStart w:id="182"/>
      <w:r w:rsidRPr="007165E7">
        <w:rPr>
          <w:rFonts w:ascii="Arial" w:hAnsi="Arial" w:cs="Arial"/>
          <w:sz w:val="22"/>
          <w:szCs w:val="22"/>
        </w:rPr>
        <w:t>each irrigation treatment</w:t>
      </w:r>
      <w:commentRangeEnd w:id="182"/>
      <w:r w:rsidRPr="007165E7" w:rsidR="00C5291E">
        <w:rPr>
          <w:rStyle w:val="CommentReference"/>
          <w:rFonts w:ascii="Arial" w:hAnsi="Arial" w:cs="Arial"/>
          <w:sz w:val="22"/>
          <w:szCs w:val="22"/>
        </w:rPr>
        <w:commentReference w:id="182"/>
      </w:r>
      <w:r w:rsidRPr="007165E7">
        <w:rPr>
          <w:rFonts w:ascii="Arial" w:hAnsi="Arial" w:cs="Arial"/>
          <w:sz w:val="22"/>
          <w:szCs w:val="22"/>
        </w:rPr>
        <w:t xml:space="preserve">, and shaded ribbons indicate 95% confidence intervals. Each panel shows one substrate, with effective degrees of freedom (EDF) and FDR-adjusted p-values for the temporal smooth reported in the panel label. </w:t>
      </w:r>
      <w:commentRangeStart w:id="183"/>
      <w:r w:rsidRPr="007165E7">
        <w:rPr>
          <w:rFonts w:ascii="Arial" w:hAnsi="Arial" w:cs="Arial"/>
          <w:sz w:val="22"/>
          <w:szCs w:val="22"/>
        </w:rPr>
        <w:t>Higher EDF values indicate more nonlinear temporal structure.</w:t>
      </w:r>
      <w:commentRangeEnd w:id="183"/>
      <w:r w:rsidRPr="007165E7" w:rsidR="006C0277">
        <w:rPr>
          <w:rStyle w:val="CommentReference"/>
          <w:rFonts w:ascii="Arial" w:hAnsi="Arial" w:cs="Arial"/>
          <w:sz w:val="22"/>
          <w:szCs w:val="22"/>
        </w:rPr>
        <w:commentReference w:id="183"/>
      </w:r>
      <w:r w:rsidRPr="007165E7">
        <w:rPr>
          <w:rFonts w:ascii="Arial" w:hAnsi="Arial" w:cs="Arial"/>
          <w:sz w:val="22"/>
          <w:szCs w:val="22"/>
        </w:rPr>
        <w:t xml:space="preserve"> All substrates exhibited significant temporal dynamics after FDR correction, indicating widespread annual variation in microbial substrate-use phenotypes.</w:t>
      </w:r>
    </w:p>
    <w:p w:rsidRPr="00D960EB" w:rsidR="00D960EB" w:rsidP="00D960EB" w:rsidRDefault="00B41E87" w14:paraId="539B0B9F" w14:textId="6073FE01">
      <w:pPr>
        <w:rPr>
          <w:rFonts w:ascii="Arial" w:hAnsi="Arial" w:cs="Arial"/>
          <w:sz w:val="22"/>
          <w:szCs w:val="22"/>
        </w:rPr>
      </w:pPr>
      <w:r w:rsidRPr="007165E7">
        <w:rPr>
          <w:rFonts w:ascii="Arial" w:hAnsi="Arial" w:cs="Arial"/>
          <w:b/>
          <w:bCs/>
          <w:sz w:val="22"/>
          <w:szCs w:val="22"/>
        </w:rPr>
        <w:t>Results:</w:t>
      </w:r>
      <w:r w:rsidRPr="007165E7">
        <w:rPr>
          <w:rFonts w:ascii="Arial" w:hAnsi="Arial" w:cs="Arial"/>
          <w:sz w:val="22"/>
          <w:szCs w:val="22"/>
        </w:rPr>
        <w:t xml:space="preserve"> </w:t>
      </w:r>
      <w:r w:rsidRPr="00D960EB" w:rsidR="00D960EB">
        <w:rPr>
          <w:rFonts w:ascii="Arial" w:hAnsi="Arial" w:cs="Arial"/>
          <w:sz w:val="22"/>
          <w:szCs w:val="22"/>
        </w:rPr>
        <w:t>All 31 substrates exhibited significant temporal trends across the 13-month sampling period (FDR-adjusted p &lt; 0.05 for all substrates; Figure S</w:t>
      </w:r>
      <w:r w:rsidRPr="007165E7" w:rsidR="003C10AA">
        <w:rPr>
          <w:rFonts w:ascii="Arial" w:hAnsi="Arial" w:cs="Arial"/>
          <w:sz w:val="22"/>
          <w:szCs w:val="22"/>
        </w:rPr>
        <w:t>1</w:t>
      </w:r>
      <w:r w:rsidRPr="00D960EB" w:rsidR="00D960EB">
        <w:rPr>
          <w:rFonts w:ascii="Arial" w:hAnsi="Arial" w:cs="Arial"/>
          <w:sz w:val="22"/>
          <w:szCs w:val="22"/>
        </w:rPr>
        <w:t>, Table S1)</w:t>
      </w:r>
      <w:r w:rsidRPr="007165E7" w:rsidR="003C10AA">
        <w:rPr>
          <w:rFonts w:ascii="Arial" w:hAnsi="Arial" w:cs="Arial"/>
          <w:sz w:val="22"/>
          <w:szCs w:val="22"/>
        </w:rPr>
        <w:t xml:space="preserve">. </w:t>
      </w:r>
      <w:r w:rsidRPr="00D960EB" w:rsidR="00D960EB">
        <w:rPr>
          <w:rFonts w:ascii="Arial" w:hAnsi="Arial" w:cs="Arial"/>
          <w:sz w:val="22"/>
          <w:szCs w:val="22"/>
        </w:rPr>
        <w:t xml:space="preserve">Despite </w:t>
      </w:r>
      <w:r w:rsidRPr="007165E7" w:rsidR="007D7CD3">
        <w:rPr>
          <w:rFonts w:ascii="Arial" w:hAnsi="Arial" w:cs="Arial"/>
          <w:sz w:val="22"/>
          <w:szCs w:val="22"/>
        </w:rPr>
        <w:t>all substrates showing</w:t>
      </w:r>
      <w:r w:rsidRPr="00D960EB" w:rsidR="00D960EB">
        <w:rPr>
          <w:rFonts w:ascii="Arial" w:hAnsi="Arial" w:cs="Arial"/>
          <w:sz w:val="22"/>
          <w:szCs w:val="22"/>
        </w:rPr>
        <w:t xml:space="preserve"> significan</w:t>
      </w:r>
      <w:r w:rsidRPr="007165E7" w:rsidR="007D7CD3">
        <w:rPr>
          <w:rFonts w:ascii="Arial" w:hAnsi="Arial" w:cs="Arial"/>
          <w:sz w:val="22"/>
          <w:szCs w:val="22"/>
        </w:rPr>
        <w:t>t temporal trends</w:t>
      </w:r>
      <w:r w:rsidRPr="00D960EB" w:rsidR="00D960EB">
        <w:rPr>
          <w:rFonts w:ascii="Arial" w:hAnsi="Arial" w:cs="Arial"/>
          <w:sz w:val="22"/>
          <w:szCs w:val="22"/>
        </w:rPr>
        <w:t xml:space="preserve">, </w:t>
      </w:r>
      <w:r w:rsidRPr="007165E7" w:rsidR="008F325B">
        <w:rPr>
          <w:rFonts w:ascii="Arial" w:hAnsi="Arial" w:cs="Arial"/>
          <w:sz w:val="22"/>
          <w:szCs w:val="22"/>
        </w:rPr>
        <w:t>t</w:t>
      </w:r>
      <w:r w:rsidRPr="00D960EB" w:rsidR="00D960EB">
        <w:rPr>
          <w:rFonts w:ascii="Arial" w:hAnsi="Arial" w:cs="Arial"/>
          <w:sz w:val="22"/>
          <w:szCs w:val="22"/>
        </w:rPr>
        <w:t xml:space="preserve">he strength and complexity of </w:t>
      </w:r>
      <w:r w:rsidRPr="007165E7" w:rsidR="008F325B">
        <w:rPr>
          <w:rFonts w:ascii="Arial" w:hAnsi="Arial" w:cs="Arial"/>
          <w:sz w:val="22"/>
          <w:szCs w:val="22"/>
        </w:rPr>
        <w:t>the</w:t>
      </w:r>
      <w:r w:rsidRPr="00D960EB" w:rsidR="00D960EB">
        <w:rPr>
          <w:rFonts w:ascii="Arial" w:hAnsi="Arial" w:cs="Arial"/>
          <w:sz w:val="22"/>
          <w:szCs w:val="22"/>
        </w:rPr>
        <w:t xml:space="preserve"> temporal patterns</w:t>
      </w:r>
      <w:r w:rsidRPr="007165E7" w:rsidR="008F325B">
        <w:rPr>
          <w:rFonts w:ascii="Arial" w:hAnsi="Arial" w:cs="Arial"/>
          <w:sz w:val="22"/>
          <w:szCs w:val="22"/>
        </w:rPr>
        <w:t xml:space="preserve"> varied significantly across substrates</w:t>
      </w:r>
      <w:r w:rsidRPr="00D960EB" w:rsidR="00D960EB">
        <w:rPr>
          <w:rFonts w:ascii="Arial" w:hAnsi="Arial" w:cs="Arial"/>
          <w:sz w:val="22"/>
          <w:szCs w:val="22"/>
        </w:rPr>
        <w:t xml:space="preserve">. Deviance explained by the full model ranged </w:t>
      </w:r>
      <w:commentRangeStart w:id="184"/>
      <w:commentRangeStart w:id="185"/>
      <w:r w:rsidRPr="00D960EB" w:rsidR="00D960EB">
        <w:rPr>
          <w:rFonts w:ascii="Arial" w:hAnsi="Arial" w:cs="Arial"/>
          <w:sz w:val="22"/>
          <w:szCs w:val="22"/>
        </w:rPr>
        <w:t xml:space="preserve">from 12.2% (D-glucose) to 71.9% (methyl oleate), </w:t>
      </w:r>
      <w:commentRangeEnd w:id="184"/>
      <w:r w:rsidRPr="00D960EB" w:rsidR="00800CA2">
        <w:rPr>
          <w:rStyle w:val="CommentReference"/>
          <w:rFonts w:ascii="Arial" w:hAnsi="Arial" w:cs="Arial"/>
          <w:sz w:val="22"/>
          <w:szCs w:val="22"/>
        </w:rPr>
        <w:commentReference w:id="184"/>
      </w:r>
      <w:commentRangeEnd w:id="185"/>
      <w:r>
        <w:rPr>
          <w:rStyle w:val="CommentReference"/>
        </w:rPr>
        <w:commentReference w:id="185"/>
      </w:r>
      <w:r w:rsidRPr="00D960EB" w:rsidR="00D960EB">
        <w:rPr>
          <w:rFonts w:ascii="Arial" w:hAnsi="Arial" w:cs="Arial"/>
          <w:sz w:val="22"/>
          <w:szCs w:val="22"/>
        </w:rPr>
        <w:t xml:space="preserve">indicating that temporal dynamics capture the majority of variation for some substrates </w:t>
      </w:r>
      <w:commentRangeStart w:id="186"/>
      <w:r w:rsidRPr="00D960EB" w:rsidR="00D960EB">
        <w:rPr>
          <w:rFonts w:ascii="Arial" w:hAnsi="Arial" w:cs="Arial"/>
          <w:sz w:val="22"/>
          <w:szCs w:val="22"/>
        </w:rPr>
        <w:t>while explaining only modest fractions for others</w:t>
      </w:r>
      <w:commentRangeEnd w:id="186"/>
      <w:r w:rsidRPr="00D960EB" w:rsidR="00BD2704">
        <w:rPr>
          <w:rStyle w:val="CommentReference"/>
          <w:rFonts w:ascii="Arial" w:hAnsi="Arial" w:cs="Arial"/>
          <w:sz w:val="22"/>
          <w:szCs w:val="22"/>
        </w:rPr>
        <w:commentReference w:id="186"/>
      </w:r>
      <w:r w:rsidRPr="00D960EB" w:rsidR="00D960EB">
        <w:rPr>
          <w:rFonts w:ascii="Arial" w:hAnsi="Arial" w:cs="Arial"/>
          <w:sz w:val="22"/>
          <w:szCs w:val="22"/>
        </w:rPr>
        <w:t xml:space="preserve">. Effective degrees of freedom ranged from </w:t>
      </w:r>
      <w:commentRangeStart w:id="187"/>
      <w:commentRangeStart w:id="188"/>
      <w:r w:rsidRPr="00D960EB" w:rsidR="00D960EB">
        <w:rPr>
          <w:rFonts w:ascii="Arial" w:hAnsi="Arial" w:cs="Arial"/>
          <w:sz w:val="22"/>
          <w:szCs w:val="22"/>
        </w:rPr>
        <w:t>2.87 (D-glucose, indicating a nearly linear or simple unimodal trend)</w:t>
      </w:r>
      <w:commentRangeEnd w:id="187"/>
      <w:r w:rsidRPr="00D960EB" w:rsidR="001D3E9C">
        <w:rPr>
          <w:rStyle w:val="CommentReference"/>
          <w:rFonts w:ascii="Arial" w:hAnsi="Arial" w:cs="Arial"/>
          <w:sz w:val="22"/>
          <w:szCs w:val="22"/>
        </w:rPr>
        <w:commentReference w:id="187"/>
      </w:r>
      <w:commentRangeEnd w:id="188"/>
      <w:r>
        <w:rPr>
          <w:rStyle w:val="CommentReference"/>
        </w:rPr>
        <w:commentReference w:id="188"/>
      </w:r>
      <w:r w:rsidRPr="00D960EB" w:rsidR="00D960EB">
        <w:rPr>
          <w:rFonts w:ascii="Arial" w:hAnsi="Arial" w:cs="Arial"/>
          <w:sz w:val="22"/>
          <w:szCs w:val="22"/>
        </w:rPr>
        <w:t xml:space="preserve"> to 5.96 (chitosan, indicating a highly nonlinear trajectory with multiple temporal peaks and troughs). </w:t>
      </w:r>
      <w:commentRangeStart w:id="189"/>
      <w:r w:rsidRPr="00D960EB" w:rsidR="00D960EB">
        <w:rPr>
          <w:rFonts w:ascii="Arial" w:hAnsi="Arial" w:cs="Arial"/>
          <w:sz w:val="22"/>
          <w:szCs w:val="22"/>
        </w:rPr>
        <w:t>The median EDF across all substrates was 5.71, indicating that most substrates followed complex, multi-modal temporal trajectories that would not be captured by simple linear or seasonal-categorical approaches</w:t>
      </w:r>
      <w:r w:rsidRPr="007165E7" w:rsidR="00A64523">
        <w:rPr>
          <w:rFonts w:ascii="Arial" w:hAnsi="Arial" w:cs="Arial"/>
          <w:sz w:val="22"/>
          <w:szCs w:val="22"/>
        </w:rPr>
        <w:t>.</w:t>
      </w:r>
      <w:commentRangeEnd w:id="189"/>
      <w:r w:rsidRPr="00D960EB" w:rsidR="008B6FD2">
        <w:rPr>
          <w:rStyle w:val="CommentReference"/>
          <w:rFonts w:ascii="Arial" w:hAnsi="Arial" w:cs="Arial"/>
          <w:sz w:val="22"/>
          <w:szCs w:val="22"/>
        </w:rPr>
        <w:commentReference w:id="189"/>
      </w:r>
    </w:p>
    <w:p w:rsidRPr="00D960EB" w:rsidR="00D960EB" w:rsidP="00D960EB" w:rsidRDefault="00B41E87" w14:paraId="3A05215C" w14:textId="09059BE8">
      <w:pPr>
        <w:rPr>
          <w:rFonts w:ascii="Arial" w:hAnsi="Arial" w:cs="Arial"/>
          <w:sz w:val="22"/>
          <w:szCs w:val="22"/>
        </w:rPr>
      </w:pPr>
      <w:commentRangeStart w:id="190"/>
      <w:r w:rsidRPr="007165E7">
        <w:rPr>
          <w:rFonts w:ascii="Arial" w:hAnsi="Arial" w:cs="Arial"/>
          <w:b/>
          <w:bCs/>
          <w:sz w:val="22"/>
          <w:szCs w:val="22"/>
        </w:rPr>
        <w:t>Take home</w:t>
      </w:r>
      <w:commentRangeEnd w:id="190"/>
      <w:r w:rsidRPr="007165E7" w:rsidR="001F5E8B">
        <w:rPr>
          <w:rStyle w:val="CommentReference"/>
          <w:rFonts w:ascii="Arial" w:hAnsi="Arial" w:cs="Arial"/>
          <w:b/>
          <w:bCs/>
          <w:sz w:val="22"/>
          <w:szCs w:val="22"/>
        </w:rPr>
        <w:commentReference w:id="190"/>
      </w:r>
      <w:r w:rsidRPr="007165E7">
        <w:rPr>
          <w:rFonts w:ascii="Arial" w:hAnsi="Arial" w:cs="Arial"/>
          <w:b/>
          <w:bCs/>
          <w:sz w:val="22"/>
          <w:szCs w:val="22"/>
        </w:rPr>
        <w:t xml:space="preserve">: </w:t>
      </w:r>
      <w:r w:rsidRPr="00D960EB" w:rsidR="00D960EB">
        <w:rPr>
          <w:rFonts w:ascii="Arial" w:hAnsi="Arial" w:cs="Arial"/>
          <w:sz w:val="22"/>
          <w:szCs w:val="22"/>
        </w:rPr>
        <w:t>The substrates with the strongest temporal structure (highest deviance explained) were methyl oleate (71.9%), chitosan (64.9%), phenylethylamine (54.3%), glucosamine hydrochloride (54.6%), salicylic acid (52.3%), and diethylamine (47.8%</w:t>
      </w:r>
      <w:r w:rsidRPr="007165E7" w:rsidR="00ED7D63">
        <w:rPr>
          <w:rFonts w:ascii="Arial" w:hAnsi="Arial" w:cs="Arial"/>
          <w:sz w:val="22"/>
          <w:szCs w:val="22"/>
        </w:rPr>
        <w:t>) (Table S1)</w:t>
      </w:r>
      <w:r w:rsidRPr="00D960EB" w:rsidR="00D960EB">
        <w:rPr>
          <w:rFonts w:ascii="Arial" w:hAnsi="Arial" w:cs="Arial"/>
          <w:sz w:val="22"/>
          <w:szCs w:val="22"/>
        </w:rPr>
        <w:t xml:space="preserve">. Visual inspection </w:t>
      </w:r>
      <w:ins w:author="Zimmerman, Amy E" w:date="2026-06-09T20:44:00Z" w16du:dateUtc="2026-06-10T03:44:00Z" w:id="191">
        <w:r w:rsidR="00FB39AF">
          <w:rPr>
            <w:rFonts w:ascii="Arial" w:hAnsi="Arial" w:cs="Arial"/>
            <w:sz w:val="22"/>
            <w:szCs w:val="22"/>
          </w:rPr>
          <w:t>(</w:t>
        </w:r>
        <w:r w:rsidR="005004B3">
          <w:rPr>
            <w:rFonts w:ascii="Arial" w:hAnsi="Arial" w:cs="Arial"/>
            <w:sz w:val="22"/>
            <w:szCs w:val="22"/>
          </w:rPr>
          <w:t>subsequently</w:t>
        </w:r>
        <w:r w:rsidR="00FB39AF">
          <w:rPr>
            <w:rFonts w:ascii="Arial" w:hAnsi="Arial" w:cs="Arial"/>
            <w:sz w:val="22"/>
            <w:szCs w:val="22"/>
          </w:rPr>
          <w:t xml:space="preserve"> confirmed by cluster analysis) </w:t>
        </w:r>
      </w:ins>
      <w:r w:rsidRPr="00D960EB" w:rsidR="00D960EB">
        <w:rPr>
          <w:rFonts w:ascii="Arial" w:hAnsi="Arial" w:cs="Arial"/>
          <w:sz w:val="22"/>
          <w:szCs w:val="22"/>
        </w:rPr>
        <w:t>of fitted trajectories (Figure S</w:t>
      </w:r>
      <w:r w:rsidRPr="007165E7" w:rsidR="003C10AA">
        <w:rPr>
          <w:rFonts w:ascii="Arial" w:hAnsi="Arial" w:cs="Arial"/>
          <w:sz w:val="22"/>
          <w:szCs w:val="22"/>
        </w:rPr>
        <w:t>1</w:t>
      </w:r>
      <w:r w:rsidRPr="00D960EB" w:rsidR="00D960EB">
        <w:rPr>
          <w:rFonts w:ascii="Arial" w:hAnsi="Arial" w:cs="Arial"/>
          <w:sz w:val="22"/>
          <w:szCs w:val="22"/>
        </w:rPr>
        <w:t xml:space="preserve">) reveals that many of these substrates share a pronounced elevation in respiration during winter months (approximately December through March), when field temperatures are lowest and plant root activity is minimal. Methyl oleate, a fatty acid ester representative of plant cuticle waxes, displayed the most distinctive temporal signal with a clear winter peak and summer </w:t>
      </w:r>
      <w:r w:rsidRPr="007165E7" w:rsidR="00AB55DC">
        <w:rPr>
          <w:rFonts w:ascii="Arial" w:hAnsi="Arial" w:cs="Arial"/>
          <w:sz w:val="22"/>
          <w:szCs w:val="22"/>
        </w:rPr>
        <w:t>depression</w:t>
      </w:r>
      <w:r w:rsidRPr="00D960EB" w:rsidR="00D960EB">
        <w:rPr>
          <w:rFonts w:ascii="Arial" w:hAnsi="Arial" w:cs="Arial"/>
          <w:sz w:val="22"/>
          <w:szCs w:val="22"/>
        </w:rPr>
        <w:t>. Chitosan and glucosamine hydrochloride, both chitin-derived substrates associated with fungal cell wall turnover, showed similarly strong winter/early spring peaks.</w:t>
      </w:r>
      <w:r w:rsidRPr="007165E7" w:rsidR="005962CE">
        <w:rPr>
          <w:rFonts w:ascii="Arial" w:hAnsi="Arial" w:cs="Arial"/>
          <w:sz w:val="22"/>
          <w:szCs w:val="22"/>
        </w:rPr>
        <w:t xml:space="preserve"> </w:t>
      </w:r>
      <w:r w:rsidRPr="00D960EB" w:rsidR="00D960EB">
        <w:rPr>
          <w:rFonts w:ascii="Arial" w:hAnsi="Arial" w:cs="Arial"/>
          <w:sz w:val="22"/>
          <w:szCs w:val="22"/>
        </w:rPr>
        <w:t>In contrast</w:t>
      </w:r>
      <w:commentRangeStart w:id="192"/>
      <w:r w:rsidRPr="00D960EB" w:rsidR="00D960EB">
        <w:rPr>
          <w:rFonts w:ascii="Arial" w:hAnsi="Arial" w:cs="Arial"/>
          <w:sz w:val="22"/>
          <w:szCs w:val="22"/>
        </w:rPr>
        <w:t xml:space="preserve">, D-glucose showed the weakest temporal structure </w:t>
      </w:r>
      <w:commentRangeEnd w:id="192"/>
      <w:r w:rsidRPr="00D960EB" w:rsidR="00D51892">
        <w:rPr>
          <w:rStyle w:val="CommentReference"/>
          <w:rFonts w:ascii="Arial" w:hAnsi="Arial" w:cs="Arial"/>
          <w:sz w:val="22"/>
          <w:szCs w:val="22"/>
        </w:rPr>
        <w:commentReference w:id="192"/>
      </w:r>
      <w:r w:rsidRPr="00D960EB" w:rsidR="00D960EB">
        <w:rPr>
          <w:rFonts w:ascii="Arial" w:hAnsi="Arial" w:cs="Arial"/>
          <w:sz w:val="22"/>
          <w:szCs w:val="22"/>
        </w:rPr>
        <w:t>(12.2% deviance explained, EDF = 2.87), suggesting that the capacity to metabolize this accessible monosaccharide remains relatively stable across the annual cycle</w:t>
      </w:r>
      <w:r w:rsidRPr="007165E7">
        <w:rPr>
          <w:rFonts w:ascii="Arial" w:hAnsi="Arial" w:cs="Arial"/>
          <w:sz w:val="22"/>
          <w:szCs w:val="22"/>
        </w:rPr>
        <w:t>.</w:t>
      </w:r>
      <w:r w:rsidRPr="00D960EB" w:rsidR="00D960EB">
        <w:rPr>
          <w:rFonts w:ascii="Arial" w:hAnsi="Arial" w:cs="Arial"/>
          <w:sz w:val="22"/>
          <w:szCs w:val="22"/>
        </w:rPr>
        <w:t xml:space="preserve"> This is consistent with glucose being a constitutively metabolized substrate that does not require specialized enzymatic machinery or community compositional shifts for catabolism</w:t>
      </w:r>
      <w:r w:rsidRPr="007165E7">
        <w:rPr>
          <w:rFonts w:ascii="Arial" w:hAnsi="Arial" w:cs="Arial"/>
          <w:sz w:val="22"/>
          <w:szCs w:val="22"/>
        </w:rPr>
        <w:t>.</w:t>
      </w:r>
    </w:p>
    <w:p w:rsidRPr="00D960EB" w:rsidR="00D960EB" w:rsidP="00D960EB" w:rsidRDefault="00D960EB" w14:paraId="71DD9791" w14:textId="62E7632D">
      <w:pPr>
        <w:rPr>
          <w:rFonts w:ascii="Arial" w:hAnsi="Arial" w:cs="Arial"/>
          <w:sz w:val="22"/>
          <w:szCs w:val="22"/>
        </w:rPr>
      </w:pPr>
      <w:r w:rsidRPr="00D960EB">
        <w:rPr>
          <w:rFonts w:ascii="Arial" w:hAnsi="Arial" w:cs="Arial"/>
          <w:sz w:val="22"/>
          <w:szCs w:val="22"/>
        </w:rPr>
        <w:t xml:space="preserve">Irrigation treatment, included as a parametric covariate in all models, showed significant effects for </w:t>
      </w:r>
      <w:commentRangeStart w:id="193"/>
      <w:commentRangeStart w:id="194"/>
      <w:r w:rsidRPr="00D960EB">
        <w:rPr>
          <w:rFonts w:ascii="Arial" w:hAnsi="Arial" w:cs="Arial"/>
          <w:sz w:val="22"/>
          <w:szCs w:val="22"/>
        </w:rPr>
        <w:t xml:space="preserve">only 8 of 31 substrates </w:t>
      </w:r>
      <w:commentRangeEnd w:id="193"/>
      <w:r w:rsidRPr="00D960EB" w:rsidR="00D90967">
        <w:rPr>
          <w:rStyle w:val="CommentReference"/>
          <w:rFonts w:ascii="Arial" w:hAnsi="Arial" w:cs="Arial"/>
          <w:sz w:val="22"/>
          <w:szCs w:val="22"/>
        </w:rPr>
        <w:commentReference w:id="193"/>
      </w:r>
      <w:commentRangeEnd w:id="194"/>
      <w:r>
        <w:rPr>
          <w:rStyle w:val="CommentReference"/>
        </w:rPr>
        <w:commentReference w:id="194"/>
      </w:r>
      <w:r w:rsidRPr="00D960EB">
        <w:rPr>
          <w:rFonts w:ascii="Arial" w:hAnsi="Arial" w:cs="Arial"/>
          <w:sz w:val="22"/>
          <w:szCs w:val="22"/>
        </w:rPr>
        <w:t>(p &lt; 0.05 for the irrigation coefficient): chitosan (p &lt; 0.001), diethylamine (p &lt; 0.001), phenylethylamine (p &lt; 0.001), lignin (p &lt; 0.001), L-arginine (p = 0.001), L-glutamine (p = 0.024), hemicellulose (p = 0.030), and N-acetyl-D-glucosamine (p = 0.044)</w:t>
      </w:r>
      <w:r w:rsidRPr="007165E7" w:rsidR="00AB55DC">
        <w:rPr>
          <w:rFonts w:ascii="Arial" w:hAnsi="Arial" w:cs="Arial"/>
          <w:sz w:val="22"/>
          <w:szCs w:val="22"/>
        </w:rPr>
        <w:t xml:space="preserve"> (Table S1)</w:t>
      </w:r>
      <w:r w:rsidRPr="00D960EB">
        <w:rPr>
          <w:rFonts w:ascii="Arial" w:hAnsi="Arial" w:cs="Arial"/>
          <w:sz w:val="22"/>
          <w:szCs w:val="22"/>
        </w:rPr>
        <w:t xml:space="preserve">. For these substrates, the irrigation effect represents a </w:t>
      </w:r>
      <w:del w:author="Zimmerman, Amy E" w:date="2026-06-10T08:02:00Z" w16du:dateUtc="2026-06-10T15:02:00Z" w:id="195">
        <w:r w:rsidRPr="00D960EB" w:rsidDel="00234C7B">
          <w:rPr>
            <w:rFonts w:ascii="Arial" w:hAnsi="Arial" w:cs="Arial"/>
            <w:sz w:val="22"/>
            <w:szCs w:val="22"/>
          </w:rPr>
          <w:delText xml:space="preserve">constant </w:delText>
        </w:r>
      </w:del>
      <w:ins w:author="Zimmerman, Amy E" w:date="2026-06-10T08:02:00Z" w16du:dateUtc="2026-06-10T15:02:00Z" w:id="196">
        <w:r w:rsidR="00234C7B">
          <w:rPr>
            <w:rFonts w:ascii="Arial" w:hAnsi="Arial" w:cs="Arial"/>
            <w:sz w:val="22"/>
            <w:szCs w:val="22"/>
          </w:rPr>
          <w:t>consistent</w:t>
        </w:r>
        <w:r w:rsidRPr="00D960EB" w:rsidR="00234C7B">
          <w:rPr>
            <w:rFonts w:ascii="Arial" w:hAnsi="Arial" w:cs="Arial"/>
            <w:sz w:val="22"/>
            <w:szCs w:val="22"/>
          </w:rPr>
          <w:t xml:space="preserve"> </w:t>
        </w:r>
      </w:ins>
      <w:r w:rsidRPr="00D960EB">
        <w:rPr>
          <w:rFonts w:ascii="Arial" w:hAnsi="Arial" w:cs="Arial"/>
          <w:sz w:val="22"/>
          <w:szCs w:val="22"/>
        </w:rPr>
        <w:t>vertical shift in the temporal trajectory (</w:t>
      </w:r>
      <w:commentRangeStart w:id="197"/>
      <w:commentRangeStart w:id="198"/>
      <w:r w:rsidRPr="00D960EB">
        <w:rPr>
          <w:rFonts w:ascii="Arial" w:hAnsi="Arial" w:cs="Arial"/>
          <w:sz w:val="22"/>
          <w:szCs w:val="22"/>
        </w:rPr>
        <w:t>higher or lower mean SIR across the entire year</w:t>
      </w:r>
      <w:commentRangeEnd w:id="197"/>
      <w:r w:rsidRPr="00D960EB" w:rsidR="002131AB">
        <w:rPr>
          <w:rStyle w:val="CommentReference"/>
          <w:rFonts w:ascii="Arial" w:hAnsi="Arial" w:cs="Arial"/>
          <w:sz w:val="22"/>
          <w:szCs w:val="22"/>
        </w:rPr>
        <w:commentReference w:id="197"/>
      </w:r>
      <w:commentRangeEnd w:id="198"/>
      <w:r>
        <w:rPr>
          <w:rStyle w:val="CommentReference"/>
        </w:rPr>
        <w:commentReference w:id="198"/>
      </w:r>
      <w:r w:rsidRPr="00D960EB">
        <w:rPr>
          <w:rFonts w:ascii="Arial" w:hAnsi="Arial" w:cs="Arial"/>
          <w:sz w:val="22"/>
          <w:szCs w:val="22"/>
        </w:rPr>
        <w:t xml:space="preserve">) </w:t>
      </w:r>
      <w:commentRangeStart w:id="199"/>
      <w:r w:rsidRPr="00D960EB">
        <w:rPr>
          <w:rFonts w:ascii="Arial" w:hAnsi="Arial" w:cs="Arial"/>
          <w:sz w:val="22"/>
          <w:szCs w:val="22"/>
        </w:rPr>
        <w:t>rather than a change in temporal shape</w:t>
      </w:r>
      <w:commentRangeEnd w:id="199"/>
      <w:r w:rsidRPr="007165E7" w:rsidR="00BD1EC6">
        <w:rPr>
          <w:rStyle w:val="CommentReference"/>
          <w:rFonts w:ascii="Arial" w:hAnsi="Arial" w:cs="Arial"/>
          <w:sz w:val="22"/>
          <w:szCs w:val="22"/>
        </w:rPr>
        <w:commentReference w:id="199"/>
      </w:r>
      <w:r w:rsidRPr="007165E7" w:rsidR="00AB55DC">
        <w:rPr>
          <w:rFonts w:ascii="Arial" w:hAnsi="Arial" w:cs="Arial"/>
          <w:sz w:val="22"/>
          <w:szCs w:val="22"/>
        </w:rPr>
        <w:t xml:space="preserve">. </w:t>
      </w:r>
      <w:r w:rsidRPr="00D960EB">
        <w:rPr>
          <w:rFonts w:ascii="Arial" w:hAnsi="Arial" w:cs="Arial"/>
          <w:sz w:val="22"/>
          <w:szCs w:val="22"/>
        </w:rPr>
        <w:t>The majority of substrates (23 of 31) showed no significant irrigation effect on mean respiration rates,</w:t>
      </w:r>
      <w:r w:rsidRPr="007165E7" w:rsidR="00AB55DC">
        <w:rPr>
          <w:rFonts w:ascii="Arial" w:hAnsi="Arial" w:cs="Arial"/>
          <w:sz w:val="22"/>
          <w:szCs w:val="22"/>
        </w:rPr>
        <w:t xml:space="preserve"> in agreement with Figure 1 </w:t>
      </w:r>
      <w:r w:rsidRPr="00D960EB">
        <w:rPr>
          <w:rFonts w:ascii="Arial" w:hAnsi="Arial" w:cs="Arial"/>
          <w:sz w:val="22"/>
          <w:szCs w:val="22"/>
        </w:rPr>
        <w:t>finding</w:t>
      </w:r>
      <w:r w:rsidRPr="007165E7" w:rsidR="00AB55DC">
        <w:rPr>
          <w:rFonts w:ascii="Arial" w:hAnsi="Arial" w:cs="Arial"/>
          <w:sz w:val="22"/>
          <w:szCs w:val="22"/>
        </w:rPr>
        <w:t>s</w:t>
      </w:r>
      <w:r w:rsidRPr="00D960EB">
        <w:rPr>
          <w:rFonts w:ascii="Arial" w:hAnsi="Arial" w:cs="Arial"/>
          <w:sz w:val="22"/>
          <w:szCs w:val="22"/>
        </w:rPr>
        <w:t xml:space="preserve"> that temporal dynamics dominate over treatment effects in structuring substrate-use phenotypes.</w:t>
      </w:r>
    </w:p>
    <w:p w:rsidR="00DA22DA" w:rsidP="00CA3AC4" w:rsidRDefault="00DA22DA" w14:paraId="0B300B74" w14:textId="154103E4">
      <w:pPr>
        <w:rPr>
          <w:rFonts w:ascii="Arial" w:hAnsi="Arial" w:cs="Arial"/>
          <w:sz w:val="22"/>
          <w:szCs w:val="22"/>
        </w:rPr>
      </w:pPr>
    </w:p>
    <w:p w:rsidR="00CA3AC4" w:rsidP="00CA3AC4" w:rsidRDefault="00CA3AC4" w14:paraId="662FDA8C" w14:textId="31F20CC0">
      <w:pPr>
        <w:rPr>
          <w:rFonts w:ascii="Arial" w:hAnsi="Arial" w:cs="Arial"/>
          <w:b/>
          <w:bCs/>
          <w:sz w:val="22"/>
          <w:szCs w:val="22"/>
        </w:rPr>
      </w:pPr>
      <w:r>
        <w:rPr>
          <w:rFonts w:ascii="Arial" w:hAnsi="Arial" w:cs="Arial"/>
          <w:b/>
          <w:bCs/>
          <w:noProof/>
          <w:sz w:val="22"/>
          <w:szCs w:val="22"/>
        </w:rPr>
        <w:drawing>
          <wp:inline distT="0" distB="0" distL="0" distR="0" wp14:anchorId="2DDFFD64" wp14:editId="3A55C0BE">
            <wp:extent cx="3740727" cy="8229600"/>
            <wp:effectExtent l="0" t="0" r="0" b="0"/>
            <wp:docPr id="1431846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46435"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40727" cy="8229600"/>
                    </a:xfrm>
                    <a:prstGeom prst="rect">
                      <a:avLst/>
                    </a:prstGeom>
                  </pic:spPr>
                </pic:pic>
              </a:graphicData>
            </a:graphic>
          </wp:inline>
        </w:drawing>
      </w:r>
    </w:p>
    <w:p w:rsidR="006D40C1" w:rsidP="00CA3AC4" w:rsidRDefault="006D40C1" w14:paraId="6E1F6F14" w14:textId="77777777">
      <w:pPr>
        <w:rPr>
          <w:rFonts w:ascii="Arial" w:hAnsi="Arial" w:cs="Arial"/>
          <w:b/>
          <w:bCs/>
          <w:sz w:val="22"/>
          <w:szCs w:val="22"/>
        </w:rPr>
      </w:pPr>
    </w:p>
    <w:p w:rsidRPr="00DA22DA" w:rsidR="00663F04" w:rsidP="00CA3AC4" w:rsidRDefault="00663F04" w14:paraId="2DF02649" w14:textId="76B75FB4">
      <w:pPr>
        <w:rPr>
          <w:rFonts w:ascii="Arial" w:hAnsi="Arial" w:cs="Arial"/>
          <w:b/>
          <w:bCs/>
          <w:sz w:val="22"/>
          <w:szCs w:val="22"/>
        </w:rPr>
      </w:pPr>
      <w:r w:rsidRPr="00663F04">
        <w:rPr>
          <w:rFonts w:ascii="Arial" w:hAnsi="Arial" w:cs="Arial"/>
          <w:b/>
          <w:bCs/>
          <w:sz w:val="22"/>
          <w:szCs w:val="22"/>
        </w:rPr>
        <w:t xml:space="preserve">Figure 2. </w:t>
      </w:r>
      <w:r w:rsidRPr="00663F04">
        <w:rPr>
          <w:rFonts w:ascii="Arial" w:hAnsi="Arial" w:cs="Arial"/>
          <w:sz w:val="22"/>
          <w:szCs w:val="22"/>
        </w:rPr>
        <w:t>Clustering of substrate-specific temporal trajectories. Substrate trajectories were derived from</w:t>
      </w:r>
      <w:r w:rsidR="00380A09">
        <w:rPr>
          <w:rFonts w:ascii="Arial" w:hAnsi="Arial" w:cs="Arial"/>
          <w:sz w:val="22"/>
          <w:szCs w:val="22"/>
        </w:rPr>
        <w:t xml:space="preserve"> </w:t>
      </w:r>
      <w:r w:rsidRPr="00663F04">
        <w:rPr>
          <w:rFonts w:ascii="Arial" w:hAnsi="Arial" w:cs="Arial"/>
          <w:sz w:val="22"/>
          <w:szCs w:val="22"/>
        </w:rPr>
        <w:t>GAM-fitted values</w:t>
      </w:r>
      <w:r w:rsidR="00380A09">
        <w:rPr>
          <w:rFonts w:ascii="Arial" w:hAnsi="Arial" w:cs="Arial"/>
          <w:sz w:val="22"/>
          <w:szCs w:val="22"/>
        </w:rPr>
        <w:t xml:space="preserve"> (Figure S1, Table S1)</w:t>
      </w:r>
      <w:r w:rsidRPr="00663F04">
        <w:rPr>
          <w:rFonts w:ascii="Arial" w:hAnsi="Arial" w:cs="Arial"/>
          <w:sz w:val="22"/>
          <w:szCs w:val="22"/>
        </w:rPr>
        <w:t xml:space="preserve">, z-scored within substrate to compare temporal shape rather than absolute respiration magnitude, and clustered using correlation-based distance and hierarchical clustering. The dendrogram shows substrate similarity based on fitted temporal trajectories, with colors indicating substrate category. The two-cluster solution was selected based on clustering diagnostics, including the highest average silhouette width. The middle panel shows mean z-scored fitted MicroResp trajectories for </w:t>
      </w:r>
      <w:commentRangeStart w:id="200"/>
      <w:commentRangeStart w:id="201"/>
      <w:commentRangeStart w:id="202"/>
      <w:r w:rsidRPr="00663F04">
        <w:rPr>
          <w:rFonts w:ascii="Arial" w:hAnsi="Arial" w:cs="Arial"/>
          <w:sz w:val="22"/>
          <w:szCs w:val="22"/>
        </w:rPr>
        <w:t>each cluster</w:t>
      </w:r>
      <w:commentRangeEnd w:id="200"/>
      <w:r w:rsidRPr="00663F04" w:rsidR="00D673E5">
        <w:rPr>
          <w:rStyle w:val="CommentReference"/>
          <w:rFonts w:ascii="Arial" w:hAnsi="Arial" w:cs="Arial"/>
          <w:sz w:val="22"/>
          <w:szCs w:val="22"/>
        </w:rPr>
        <w:commentReference w:id="200"/>
      </w:r>
      <w:commentRangeEnd w:id="201"/>
      <w:r>
        <w:rPr>
          <w:rStyle w:val="CommentReference"/>
        </w:rPr>
        <w:commentReference w:id="201"/>
      </w:r>
      <w:commentRangeEnd w:id="202"/>
      <w:r>
        <w:rPr>
          <w:rStyle w:val="CommentReference"/>
        </w:rPr>
        <w:commentReference w:id="202"/>
      </w:r>
      <w:r w:rsidRPr="00663F04">
        <w:rPr>
          <w:rFonts w:ascii="Arial" w:hAnsi="Arial" w:cs="Arial"/>
          <w:sz w:val="22"/>
          <w:szCs w:val="22"/>
        </w:rPr>
        <w:t xml:space="preserve">, with ribbons showing among-substrate variation. The heatmap shows z-scored fitted trajectories for individual substrates across the 13-month sampling period. </w:t>
      </w:r>
      <w:r w:rsidRPr="00663F04" w:rsidR="001F03CF">
        <w:rPr>
          <w:rFonts w:ascii="Arial" w:hAnsi="Arial" w:cs="Arial"/>
          <w:sz w:val="22"/>
          <w:szCs w:val="22"/>
        </w:rPr>
        <w:t xml:space="preserve">Cluster </w:t>
      </w:r>
      <w:r w:rsidR="0067035B">
        <w:rPr>
          <w:rFonts w:ascii="Arial" w:hAnsi="Arial" w:cs="Arial"/>
          <w:sz w:val="22"/>
          <w:szCs w:val="22"/>
        </w:rPr>
        <w:t>1</w:t>
      </w:r>
      <w:r w:rsidRPr="00663F04" w:rsidR="001F03CF">
        <w:rPr>
          <w:rFonts w:ascii="Arial" w:hAnsi="Arial" w:cs="Arial"/>
          <w:sz w:val="22"/>
          <w:szCs w:val="22"/>
        </w:rPr>
        <w:t xml:space="preserve"> was enriched in carboxylic acids and showed an earlier fall peak followed by decline through spring.</w:t>
      </w:r>
      <w:r w:rsidR="00E8529F">
        <w:rPr>
          <w:rFonts w:ascii="Arial" w:hAnsi="Arial" w:cs="Arial"/>
          <w:b/>
          <w:bCs/>
          <w:sz w:val="22"/>
          <w:szCs w:val="22"/>
        </w:rPr>
        <w:t xml:space="preserve"> </w:t>
      </w:r>
      <w:r w:rsidRPr="00663F04">
        <w:rPr>
          <w:rFonts w:ascii="Arial" w:hAnsi="Arial" w:cs="Arial"/>
          <w:sz w:val="22"/>
          <w:szCs w:val="22"/>
        </w:rPr>
        <w:t xml:space="preserve">Cluster </w:t>
      </w:r>
      <w:r w:rsidR="00F001D1">
        <w:rPr>
          <w:rFonts w:ascii="Arial" w:hAnsi="Arial" w:cs="Arial"/>
          <w:sz w:val="22"/>
          <w:szCs w:val="22"/>
        </w:rPr>
        <w:t>2</w:t>
      </w:r>
      <w:r w:rsidRPr="00663F04">
        <w:rPr>
          <w:rFonts w:ascii="Arial" w:hAnsi="Arial" w:cs="Arial"/>
          <w:sz w:val="22"/>
          <w:szCs w:val="22"/>
        </w:rPr>
        <w:t xml:space="preserve"> contained most substrates and was characterized by a winter peak, spring decline, and June rebound. </w:t>
      </w:r>
    </w:p>
    <w:p w:rsidRPr="007165E7" w:rsidR="554670FE" w:rsidP="554670FE" w:rsidRDefault="008E58CF" w14:paraId="6680EA73" w14:textId="77DDC928">
      <w:pPr>
        <w:rPr>
          <w:rFonts w:ascii="Arial" w:hAnsi="Arial" w:cs="Arial"/>
          <w:b/>
          <w:bCs/>
          <w:sz w:val="22"/>
          <w:szCs w:val="22"/>
        </w:rPr>
      </w:pPr>
      <w:r>
        <w:rPr>
          <w:rFonts w:ascii="Arial" w:hAnsi="Arial" w:cs="Arial"/>
          <w:b/>
          <w:bCs/>
          <w:noProof/>
          <w:sz w:val="22"/>
          <w:szCs w:val="22"/>
        </w:rPr>
        <w:drawing>
          <wp:inline distT="0" distB="0" distL="0" distR="0" wp14:anchorId="127AFFB1" wp14:editId="01E21D98">
            <wp:extent cx="3499386" cy="3936810"/>
            <wp:effectExtent l="0" t="0" r="6350" b="6985"/>
            <wp:docPr id="45186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64617" name="Picture 4518646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09872" cy="3948606"/>
                    </a:xfrm>
                    <a:prstGeom prst="rect">
                      <a:avLst/>
                    </a:prstGeom>
                  </pic:spPr>
                </pic:pic>
              </a:graphicData>
            </a:graphic>
          </wp:inline>
        </w:drawing>
      </w:r>
    </w:p>
    <w:p w:rsidRPr="00A5504B" w:rsidR="00A5504B" w:rsidP="003D781F" w:rsidRDefault="003D781F" w14:paraId="335D50EF" w14:textId="2A0FE181">
      <w:pPr>
        <w:rPr>
          <w:rFonts w:ascii="Arial" w:hAnsi="Arial" w:cs="Arial"/>
          <w:sz w:val="22"/>
          <w:szCs w:val="22"/>
        </w:rPr>
      </w:pPr>
      <w:r>
        <w:rPr>
          <w:rFonts w:ascii="Arial" w:hAnsi="Arial" w:cs="Arial"/>
          <w:b/>
          <w:bCs/>
          <w:sz w:val="22"/>
          <w:szCs w:val="22"/>
        </w:rPr>
        <w:t xml:space="preserve">Take-home: </w:t>
      </w:r>
      <w:r w:rsidRPr="00A5504B" w:rsidR="00A5504B">
        <w:rPr>
          <w:rFonts w:ascii="Arial" w:hAnsi="Arial" w:cs="Arial"/>
          <w:sz w:val="22"/>
          <w:szCs w:val="22"/>
        </w:rPr>
        <w:t>Hierarchical clustering of z-scored GAM-fitted trajectories (correlation distance, Ward.D2 linkage) identified two temporal trend groups (k = 2, average silhouette width = 0.62</w:t>
      </w:r>
      <w:r w:rsidR="00F61D6C">
        <w:rPr>
          <w:rFonts w:ascii="Arial" w:hAnsi="Arial" w:cs="Arial"/>
          <w:sz w:val="22"/>
          <w:szCs w:val="22"/>
        </w:rPr>
        <w:t>, Figure 2</w:t>
      </w:r>
      <w:r w:rsidRPr="00A5504B" w:rsidR="00A5504B">
        <w:rPr>
          <w:rFonts w:ascii="Arial" w:hAnsi="Arial" w:cs="Arial"/>
          <w:sz w:val="22"/>
          <w:szCs w:val="22"/>
        </w:rPr>
        <w:t>)</w:t>
      </w:r>
      <w:r w:rsidR="007E0B36">
        <w:rPr>
          <w:rFonts w:ascii="Arial" w:hAnsi="Arial" w:cs="Arial"/>
          <w:sz w:val="22"/>
          <w:szCs w:val="22"/>
        </w:rPr>
        <w:t xml:space="preserve">. </w:t>
      </w:r>
      <w:r w:rsidRPr="003D781F" w:rsidR="007E0B36">
        <w:rPr>
          <w:rFonts w:ascii="Arial" w:hAnsi="Arial" w:cs="Arial"/>
          <w:sz w:val="22"/>
          <w:szCs w:val="22"/>
        </w:rPr>
        <w:t>A three-cluster solution was evaluated, but it reduced average silhouette width to 0.43 and subdivided the dominant winter/rebound pattern rather than identifying a clearly distinct third temporal phenotype.</w:t>
      </w:r>
      <w:r w:rsidRPr="00A5504B" w:rsidR="00A5504B">
        <w:rPr>
          <w:rFonts w:ascii="Arial" w:hAnsi="Arial" w:cs="Arial"/>
          <w:sz w:val="22"/>
          <w:szCs w:val="22"/>
        </w:rPr>
        <w:t xml:space="preserve"> </w:t>
      </w:r>
      <w:r w:rsidR="006C6FA9">
        <w:rPr>
          <w:rFonts w:ascii="Arial" w:hAnsi="Arial" w:cs="Arial"/>
          <w:sz w:val="22"/>
          <w:szCs w:val="22"/>
        </w:rPr>
        <w:t>Cluste</w:t>
      </w:r>
      <w:r w:rsidR="00FC359B">
        <w:rPr>
          <w:rFonts w:ascii="Arial" w:hAnsi="Arial" w:cs="Arial"/>
          <w:sz w:val="22"/>
          <w:szCs w:val="22"/>
        </w:rPr>
        <w:t>r</w:t>
      </w:r>
      <w:r w:rsidR="006C6FA9">
        <w:rPr>
          <w:rFonts w:ascii="Arial" w:hAnsi="Arial" w:cs="Arial"/>
          <w:sz w:val="22"/>
          <w:szCs w:val="22"/>
        </w:rPr>
        <w:t xml:space="preserve"> 1</w:t>
      </w:r>
      <w:r w:rsidRPr="00A5504B" w:rsidR="00A5504B">
        <w:rPr>
          <w:rFonts w:ascii="Arial" w:hAnsi="Arial" w:cs="Arial"/>
          <w:sz w:val="22"/>
          <w:szCs w:val="22"/>
        </w:rPr>
        <w:t xml:space="preserve"> (6 substrates: citric acid, lactic acid, malic acid, succinic acid, glutamic acid, and diethylamine; silhouette range 0.73-0.91) showed peak substrate-induced respiration in </w:t>
      </w:r>
      <w:commentRangeStart w:id="203"/>
      <w:commentRangeStart w:id="204"/>
      <w:commentRangeStart w:id="205"/>
      <w:r w:rsidRPr="00A5504B" w:rsidR="00A5504B">
        <w:rPr>
          <w:rFonts w:ascii="Arial" w:hAnsi="Arial" w:cs="Arial"/>
          <w:sz w:val="22"/>
          <w:szCs w:val="22"/>
        </w:rPr>
        <w:t>September-October, coinciding with the late growing season when root exudation is expected to be high</w:t>
      </w:r>
      <w:commentRangeEnd w:id="203"/>
      <w:r w:rsidRPr="00A5504B" w:rsidR="0023379B">
        <w:rPr>
          <w:rStyle w:val="CommentReference"/>
          <w:rFonts w:ascii="Arial" w:hAnsi="Arial" w:cs="Arial"/>
          <w:sz w:val="22"/>
          <w:szCs w:val="22"/>
        </w:rPr>
        <w:commentReference w:id="203"/>
      </w:r>
      <w:commentRangeEnd w:id="204"/>
      <w:r>
        <w:rPr>
          <w:rStyle w:val="CommentReference"/>
        </w:rPr>
        <w:commentReference w:id="204"/>
      </w:r>
      <w:commentRangeEnd w:id="205"/>
      <w:r>
        <w:rPr>
          <w:rStyle w:val="CommentReference"/>
        </w:rPr>
        <w:commentReference w:id="205"/>
      </w:r>
      <w:r w:rsidRPr="00A5504B" w:rsidR="00A5504B">
        <w:rPr>
          <w:rFonts w:ascii="Arial" w:hAnsi="Arial" w:cs="Arial"/>
          <w:sz w:val="22"/>
          <w:szCs w:val="22"/>
        </w:rPr>
        <w:t xml:space="preserve">. These substrates are low-molecular-weight organic acids and amino acids characteristic of root exudates and rhizosphere metabolism. </w:t>
      </w:r>
      <w:r w:rsidR="00A94C4E">
        <w:rPr>
          <w:rFonts w:ascii="Arial" w:hAnsi="Arial" w:cs="Arial"/>
          <w:sz w:val="22"/>
          <w:szCs w:val="22"/>
        </w:rPr>
        <w:t>Cluste</w:t>
      </w:r>
      <w:r w:rsidR="00945098">
        <w:rPr>
          <w:rFonts w:ascii="Arial" w:hAnsi="Arial" w:cs="Arial"/>
          <w:sz w:val="22"/>
          <w:szCs w:val="22"/>
        </w:rPr>
        <w:t>r</w:t>
      </w:r>
      <w:r w:rsidR="00A94C4E">
        <w:rPr>
          <w:rFonts w:ascii="Arial" w:hAnsi="Arial" w:cs="Arial"/>
          <w:sz w:val="22"/>
          <w:szCs w:val="22"/>
        </w:rPr>
        <w:t xml:space="preserve"> 2</w:t>
      </w:r>
      <w:r w:rsidRPr="00A5504B" w:rsidR="00A5504B">
        <w:rPr>
          <w:rFonts w:ascii="Arial" w:hAnsi="Arial" w:cs="Arial"/>
          <w:sz w:val="22"/>
          <w:szCs w:val="22"/>
        </w:rPr>
        <w:t xml:space="preserve"> (25 substrates spanning amino acids, carbohydrates, polymers, phenolics, lipids, and N-acetylated compounds; silhouette range -0.28 to 0.81) showed minimum activity in mid-</w:t>
      </w:r>
      <w:commentRangeStart w:id="207"/>
      <w:r w:rsidRPr="00A5504B" w:rsidR="00A5504B">
        <w:rPr>
          <w:rFonts w:ascii="Arial" w:hAnsi="Arial" w:cs="Arial"/>
          <w:sz w:val="22"/>
          <w:szCs w:val="22"/>
        </w:rPr>
        <w:t>summer (July-August) and peak activity in late winter through early spring (January-April)</w:t>
      </w:r>
      <w:r w:rsidR="0061254B">
        <w:rPr>
          <w:rFonts w:ascii="Arial" w:hAnsi="Arial" w:cs="Arial"/>
          <w:sz w:val="22"/>
          <w:szCs w:val="22"/>
        </w:rPr>
        <w:t xml:space="preserve"> </w:t>
      </w:r>
      <w:commentRangeEnd w:id="207"/>
      <w:r w:rsidR="00965C7E">
        <w:rPr>
          <w:rStyle w:val="CommentReference"/>
          <w:rFonts w:ascii="Arial" w:hAnsi="Arial" w:cs="Arial"/>
          <w:sz w:val="22"/>
          <w:szCs w:val="22"/>
        </w:rPr>
        <w:commentReference w:id="207"/>
      </w:r>
      <w:r w:rsidR="0061254B">
        <w:rPr>
          <w:rFonts w:ascii="Arial" w:hAnsi="Arial" w:cs="Arial"/>
          <w:sz w:val="22"/>
          <w:szCs w:val="22"/>
        </w:rPr>
        <w:t>(Figure 2)</w:t>
      </w:r>
      <w:r w:rsidRPr="00A5504B" w:rsidR="00A5504B">
        <w:rPr>
          <w:rFonts w:ascii="Arial" w:hAnsi="Arial" w:cs="Arial"/>
          <w:sz w:val="22"/>
          <w:szCs w:val="22"/>
        </w:rPr>
        <w:t xml:space="preserve">. Within </w:t>
      </w:r>
      <w:r w:rsidR="00C80F2B">
        <w:rPr>
          <w:rFonts w:ascii="Arial" w:hAnsi="Arial" w:cs="Arial"/>
          <w:sz w:val="22"/>
          <w:szCs w:val="22"/>
        </w:rPr>
        <w:t>Cluster 2</w:t>
      </w:r>
      <w:r w:rsidRPr="00A5504B" w:rsidR="00A5504B">
        <w:rPr>
          <w:rFonts w:ascii="Arial" w:hAnsi="Arial" w:cs="Arial"/>
          <w:sz w:val="22"/>
          <w:szCs w:val="22"/>
        </w:rPr>
        <w:t>, most substrates showed strong temporal coherence, though D-Glucose (-0.25), Oxalic acid (-0.28), and Hemicellulose (-0.20) had low or negative silhouette widths, indicating weak temporal structure consistent with relatively constant metabolic accessibility regardless of season.</w:t>
      </w:r>
    </w:p>
    <w:p w:rsidR="00C64248" w:rsidP="00C44A3A" w:rsidRDefault="00C44A3A" w14:paraId="31573D4A" w14:textId="2EDCB82A">
      <w:pPr>
        <w:rPr>
          <w:rFonts w:ascii="Arial" w:hAnsi="Arial" w:cs="Arial"/>
          <w:sz w:val="22"/>
          <w:szCs w:val="22"/>
        </w:rPr>
      </w:pPr>
      <w:commentRangeStart w:id="208"/>
      <w:r w:rsidRPr="00C44A3A">
        <w:rPr>
          <w:rFonts w:ascii="Arial" w:hAnsi="Arial" w:cs="Arial"/>
          <w:sz w:val="22"/>
          <w:szCs w:val="22"/>
        </w:rPr>
        <w:t xml:space="preserve">The heatmap </w:t>
      </w:r>
      <w:commentRangeEnd w:id="208"/>
      <w:r w:rsidRPr="00C44A3A" w:rsidR="000C4181">
        <w:rPr>
          <w:rStyle w:val="CommentReference"/>
          <w:rFonts w:ascii="Arial" w:hAnsi="Arial" w:cs="Arial"/>
          <w:sz w:val="22"/>
          <w:szCs w:val="22"/>
        </w:rPr>
        <w:commentReference w:id="208"/>
      </w:r>
      <w:r w:rsidRPr="00C44A3A">
        <w:rPr>
          <w:rFonts w:ascii="Arial" w:hAnsi="Arial" w:cs="Arial"/>
          <w:sz w:val="22"/>
          <w:szCs w:val="22"/>
        </w:rPr>
        <w:t>confirms</w:t>
      </w:r>
      <w:ins w:author="Zimmerman, Amy E" w:date="2026-06-10T07:48:00Z" w16du:dateUtc="2026-06-10T14:48:00Z" w:id="209">
        <w:r w:rsidR="00B470AE">
          <w:rPr>
            <w:rFonts w:ascii="Arial" w:hAnsi="Arial" w:cs="Arial"/>
            <w:sz w:val="22"/>
            <w:szCs w:val="22"/>
          </w:rPr>
          <w:t xml:space="preserve"> at least</w:t>
        </w:r>
      </w:ins>
      <w:r w:rsidRPr="00C44A3A">
        <w:rPr>
          <w:rFonts w:ascii="Arial" w:hAnsi="Arial" w:cs="Arial"/>
          <w:sz w:val="22"/>
          <w:szCs w:val="22"/>
        </w:rPr>
        <w:t xml:space="preserve"> two distinct temporal strategies separated by timing of peak metabolic capacity. Cluster</w:t>
      </w:r>
      <w:r w:rsidR="00E35994">
        <w:rPr>
          <w:rFonts w:ascii="Arial" w:hAnsi="Arial" w:cs="Arial"/>
          <w:sz w:val="22"/>
          <w:szCs w:val="22"/>
        </w:rPr>
        <w:t xml:space="preserve"> 1,</w:t>
      </w:r>
      <w:r w:rsidRPr="00C44A3A">
        <w:rPr>
          <w:rFonts w:ascii="Arial" w:hAnsi="Arial" w:cs="Arial"/>
          <w:sz w:val="22"/>
          <w:szCs w:val="22"/>
        </w:rPr>
        <w:t xml:space="preserve"> </w:t>
      </w:r>
      <w:r w:rsidR="00E35994">
        <w:rPr>
          <w:rFonts w:ascii="Arial" w:hAnsi="Arial" w:cs="Arial"/>
          <w:sz w:val="22"/>
          <w:szCs w:val="22"/>
        </w:rPr>
        <w:t xml:space="preserve">top </w:t>
      </w:r>
      <w:r w:rsidRPr="00C44A3A">
        <w:rPr>
          <w:rFonts w:ascii="Arial" w:hAnsi="Arial" w:cs="Arial"/>
          <w:sz w:val="22"/>
          <w:szCs w:val="22"/>
        </w:rPr>
        <w:t>6 rows: organic acids show concentrated positive z-scores (red) in September-October, while the majority of</w:t>
      </w:r>
      <w:r w:rsidR="006B01DB">
        <w:rPr>
          <w:rFonts w:ascii="Arial" w:hAnsi="Arial" w:cs="Arial"/>
          <w:sz w:val="22"/>
          <w:szCs w:val="22"/>
        </w:rPr>
        <w:t xml:space="preserve"> </w:t>
      </w:r>
      <w:r w:rsidRPr="00C44A3A">
        <w:rPr>
          <w:rFonts w:ascii="Arial" w:hAnsi="Arial" w:cs="Arial"/>
          <w:sz w:val="22"/>
          <w:szCs w:val="22"/>
        </w:rPr>
        <w:t>Cluster</w:t>
      </w:r>
      <w:r w:rsidR="006B01DB">
        <w:rPr>
          <w:rFonts w:ascii="Arial" w:hAnsi="Arial" w:cs="Arial"/>
          <w:sz w:val="22"/>
          <w:szCs w:val="22"/>
        </w:rPr>
        <w:t xml:space="preserve"> 2</w:t>
      </w:r>
      <w:r w:rsidRPr="00C44A3A">
        <w:rPr>
          <w:rFonts w:ascii="Arial" w:hAnsi="Arial" w:cs="Arial"/>
          <w:sz w:val="22"/>
          <w:szCs w:val="22"/>
        </w:rPr>
        <w:t xml:space="preserve"> </w:t>
      </w:r>
      <w:r w:rsidR="006B01DB">
        <w:rPr>
          <w:rFonts w:ascii="Arial" w:hAnsi="Arial" w:cs="Arial"/>
          <w:sz w:val="22"/>
          <w:szCs w:val="22"/>
        </w:rPr>
        <w:t>(bottom</w:t>
      </w:r>
      <w:r w:rsidRPr="00C44A3A">
        <w:rPr>
          <w:rFonts w:ascii="Arial" w:hAnsi="Arial" w:cs="Arial"/>
          <w:sz w:val="22"/>
          <w:szCs w:val="22"/>
        </w:rPr>
        <w:t xml:space="preserve"> rows) show positive z-scores shifted toward </w:t>
      </w:r>
      <w:commentRangeStart w:id="210"/>
      <w:r w:rsidRPr="00C44A3A">
        <w:rPr>
          <w:rFonts w:ascii="Arial" w:hAnsi="Arial" w:cs="Arial"/>
          <w:sz w:val="22"/>
          <w:szCs w:val="22"/>
        </w:rPr>
        <w:t>January-April</w:t>
      </w:r>
      <w:commentRangeEnd w:id="210"/>
      <w:r w:rsidRPr="00C44A3A" w:rsidR="00E12598">
        <w:rPr>
          <w:rStyle w:val="CommentReference"/>
          <w:rFonts w:ascii="Arial" w:hAnsi="Arial" w:cs="Arial"/>
          <w:sz w:val="22"/>
          <w:szCs w:val="22"/>
        </w:rPr>
        <w:commentReference w:id="210"/>
      </w:r>
      <w:r w:rsidRPr="00C44A3A">
        <w:rPr>
          <w:rFonts w:ascii="Arial" w:hAnsi="Arial" w:cs="Arial"/>
          <w:sz w:val="22"/>
          <w:szCs w:val="22"/>
        </w:rPr>
        <w:t xml:space="preserve">. </w:t>
      </w:r>
    </w:p>
    <w:p w:rsidRPr="002C1B11" w:rsidR="00DF1922" w:rsidP="554670FE" w:rsidRDefault="00C44A3A" w14:paraId="3117CAFE" w14:textId="32280963">
      <w:pPr>
        <w:rPr>
          <w:rFonts w:ascii="Arial" w:hAnsi="Arial" w:cs="Arial"/>
          <w:sz w:val="22"/>
          <w:szCs w:val="22"/>
        </w:rPr>
      </w:pPr>
      <w:r w:rsidRPr="00C44A3A">
        <w:rPr>
          <w:rFonts w:ascii="Arial" w:hAnsi="Arial" w:cs="Arial"/>
          <w:sz w:val="22"/>
          <w:szCs w:val="22"/>
        </w:rPr>
        <w:t>The rows</w:t>
      </w:r>
      <w:r w:rsidR="00B810D1">
        <w:rPr>
          <w:rFonts w:ascii="Arial" w:hAnsi="Arial" w:cs="Arial"/>
          <w:sz w:val="22"/>
          <w:szCs w:val="22"/>
        </w:rPr>
        <w:t xml:space="preserve"> i</w:t>
      </w:r>
      <w:r w:rsidR="00096704">
        <w:rPr>
          <w:rFonts w:ascii="Arial" w:hAnsi="Arial" w:cs="Arial"/>
          <w:sz w:val="22"/>
          <w:szCs w:val="22"/>
        </w:rPr>
        <w:t>mmediately after the Cluster 1</w:t>
      </w:r>
      <w:r w:rsidRPr="00C44A3A">
        <w:rPr>
          <w:rFonts w:ascii="Arial" w:hAnsi="Arial" w:cs="Arial"/>
          <w:sz w:val="22"/>
          <w:szCs w:val="22"/>
        </w:rPr>
        <w:t xml:space="preserve"> (L-Glutamine, Methyl oleate, L-Arginine, Glycine, BSA, D-Xylose, D-Fructose, L-Alanine, L-Leucine, GABA, N-Acetyl-D-glucosamine, D-Trehalose, Glucosamine hydrochloride) display</w:t>
      </w:r>
      <w:r w:rsidR="00584D96">
        <w:rPr>
          <w:rFonts w:ascii="Arial" w:hAnsi="Arial" w:cs="Arial"/>
          <w:sz w:val="22"/>
          <w:szCs w:val="22"/>
        </w:rPr>
        <w:t xml:space="preserve"> a</w:t>
      </w:r>
      <w:r w:rsidRPr="00C44A3A">
        <w:rPr>
          <w:rFonts w:ascii="Arial" w:hAnsi="Arial" w:cs="Arial"/>
          <w:sz w:val="22"/>
          <w:szCs w:val="22"/>
        </w:rPr>
        <w:t xml:space="preserve"> strong</w:t>
      </w:r>
      <w:r w:rsidR="00584D96">
        <w:rPr>
          <w:rFonts w:ascii="Arial" w:hAnsi="Arial" w:cs="Arial"/>
          <w:sz w:val="22"/>
          <w:szCs w:val="22"/>
        </w:rPr>
        <w:t>er</w:t>
      </w:r>
      <w:r w:rsidRPr="00C44A3A">
        <w:rPr>
          <w:rFonts w:ascii="Arial" w:hAnsi="Arial" w:cs="Arial"/>
          <w:sz w:val="22"/>
          <w:szCs w:val="22"/>
        </w:rPr>
        <w:t xml:space="preserve"> </w:t>
      </w:r>
      <w:ins w:author="Zimmerman, Amy E" w:date="2026-06-10T07:49:00Z" w16du:dateUtc="2026-06-10T14:49:00Z" w:id="211">
        <w:r w:rsidR="00A03EB6">
          <w:rPr>
            <w:rFonts w:ascii="Arial" w:hAnsi="Arial" w:cs="Arial"/>
            <w:sz w:val="22"/>
            <w:szCs w:val="22"/>
          </w:rPr>
          <w:t>negative-to-positive (</w:t>
        </w:r>
      </w:ins>
      <w:r w:rsidRPr="00C44A3A">
        <w:rPr>
          <w:rFonts w:ascii="Arial" w:hAnsi="Arial" w:cs="Arial"/>
          <w:sz w:val="22"/>
          <w:szCs w:val="22"/>
        </w:rPr>
        <w:t>blue-to-red</w:t>
      </w:r>
      <w:ins w:author="Zimmerman, Amy E" w:date="2026-06-10T07:49:00Z" w16du:dateUtc="2026-06-10T14:49:00Z" w:id="212">
        <w:r w:rsidR="00A03EB6">
          <w:rPr>
            <w:rFonts w:ascii="Arial" w:hAnsi="Arial" w:cs="Arial"/>
            <w:sz w:val="22"/>
            <w:szCs w:val="22"/>
          </w:rPr>
          <w:t>)</w:t>
        </w:r>
      </w:ins>
      <w:r w:rsidRPr="00C44A3A">
        <w:rPr>
          <w:rFonts w:ascii="Arial" w:hAnsi="Arial" w:cs="Arial"/>
          <w:sz w:val="22"/>
          <w:szCs w:val="22"/>
        </w:rPr>
        <w:t xml:space="preserve"> transitions from summer to winter</w:t>
      </w:r>
      <w:r w:rsidR="00C64248">
        <w:rPr>
          <w:rFonts w:ascii="Arial" w:hAnsi="Arial" w:cs="Arial"/>
          <w:sz w:val="22"/>
          <w:szCs w:val="22"/>
        </w:rPr>
        <w:t xml:space="preserve">. </w:t>
      </w:r>
      <w:r w:rsidRPr="00C44A3A">
        <w:rPr>
          <w:rFonts w:ascii="Arial" w:hAnsi="Arial" w:cs="Arial"/>
          <w:sz w:val="22"/>
          <w:szCs w:val="22"/>
        </w:rPr>
        <w:t>The lower rows within Cluster</w:t>
      </w:r>
      <w:r w:rsidR="0065185F">
        <w:rPr>
          <w:rFonts w:ascii="Arial" w:hAnsi="Arial" w:cs="Arial"/>
          <w:sz w:val="22"/>
          <w:szCs w:val="22"/>
        </w:rPr>
        <w:t xml:space="preserve"> 2</w:t>
      </w:r>
      <w:r w:rsidRPr="00C44A3A">
        <w:rPr>
          <w:rFonts w:ascii="Arial" w:hAnsi="Arial" w:cs="Arial"/>
          <w:sz w:val="22"/>
          <w:szCs w:val="22"/>
        </w:rPr>
        <w:t xml:space="preserve"> (D-Glucose, Oxalic acid, Chitin, Lignin, Salicylic acid, Hemicellulose, Vanillic acid through Tween40) show weaker, more diffuse color patterns, consistent with their low or negative silhouette values</w:t>
      </w:r>
      <w:r w:rsidR="00C64248">
        <w:rPr>
          <w:rFonts w:ascii="Arial" w:hAnsi="Arial" w:cs="Arial"/>
          <w:sz w:val="22"/>
          <w:szCs w:val="22"/>
        </w:rPr>
        <w:t>.</w:t>
      </w:r>
      <w:r w:rsidRPr="00C44A3A">
        <w:rPr>
          <w:rFonts w:ascii="Arial" w:hAnsi="Arial" w:cs="Arial"/>
          <w:sz w:val="22"/>
          <w:szCs w:val="22"/>
        </w:rPr>
        <w:t xml:space="preserve"> Mid-summer (July-August)</w:t>
      </w:r>
      <w:ins w:author="Zimmerman, Amy E" w:date="2026-06-10T07:53:00Z" w16du:dateUtc="2026-06-10T14:53:00Z" w:id="213">
        <w:r w:rsidR="00E16D64">
          <w:rPr>
            <w:rFonts w:ascii="Arial" w:hAnsi="Arial" w:cs="Arial"/>
            <w:sz w:val="22"/>
            <w:szCs w:val="22"/>
          </w:rPr>
          <w:t>, corresponding to the period of maximum plant biomass aboveground,</w:t>
        </w:r>
      </w:ins>
      <w:r w:rsidRPr="00C44A3A">
        <w:rPr>
          <w:rFonts w:ascii="Arial" w:hAnsi="Arial" w:cs="Arial"/>
          <w:sz w:val="22"/>
          <w:szCs w:val="22"/>
        </w:rPr>
        <w:t xml:space="preserve"> represents the annual minimum for metabolic capacity across nearly all substrates. Both clusters show their most negative z-scores (deepest blue) during July-August 2023</w:t>
      </w:r>
      <w:r w:rsidR="00C64248">
        <w:rPr>
          <w:rFonts w:ascii="Arial" w:hAnsi="Arial" w:cs="Arial"/>
          <w:sz w:val="22"/>
          <w:szCs w:val="22"/>
        </w:rPr>
        <w:t xml:space="preserve">. </w:t>
      </w:r>
      <w:r w:rsidRPr="00C44A3A">
        <w:rPr>
          <w:rFonts w:ascii="Arial" w:hAnsi="Arial" w:cs="Arial"/>
          <w:sz w:val="22"/>
          <w:szCs w:val="22"/>
        </w:rPr>
        <w:t>The organic acid cluster (Cluster</w:t>
      </w:r>
      <w:r w:rsidR="006C483B">
        <w:rPr>
          <w:rFonts w:ascii="Arial" w:hAnsi="Arial" w:cs="Arial"/>
          <w:sz w:val="22"/>
          <w:szCs w:val="22"/>
        </w:rPr>
        <w:t xml:space="preserve"> 1</w:t>
      </w:r>
      <w:r w:rsidRPr="00C44A3A">
        <w:rPr>
          <w:rFonts w:ascii="Arial" w:hAnsi="Arial" w:cs="Arial"/>
          <w:sz w:val="22"/>
          <w:szCs w:val="22"/>
        </w:rPr>
        <w:t>) shows the sharpest temporal concentration of any group. Th</w:t>
      </w:r>
      <w:ins w:author="Zimmerman, Amy E" w:date="2026-06-10T07:54:00Z" w16du:dateUtc="2026-06-10T14:54:00Z" w:id="214">
        <w:r w:rsidR="00AB0FC4">
          <w:rPr>
            <w:rFonts w:ascii="Arial" w:hAnsi="Arial" w:cs="Arial"/>
            <w:sz w:val="22"/>
            <w:szCs w:val="22"/>
          </w:rPr>
          <w:t>at is, th</w:t>
        </w:r>
      </w:ins>
      <w:r w:rsidRPr="00C44A3A">
        <w:rPr>
          <w:rFonts w:ascii="Arial" w:hAnsi="Arial" w:cs="Arial"/>
          <w:sz w:val="22"/>
          <w:szCs w:val="22"/>
        </w:rPr>
        <w:t>eir positive z-scores are confined to approximately a two-month window (September-October), producing the tightest temporal peak observed across all 31 substrates. The winter peak in Cluster</w:t>
      </w:r>
      <w:r w:rsidR="00A316D9">
        <w:rPr>
          <w:rFonts w:ascii="Arial" w:hAnsi="Arial" w:cs="Arial"/>
          <w:sz w:val="22"/>
          <w:szCs w:val="22"/>
        </w:rPr>
        <w:t xml:space="preserve"> 2</w:t>
      </w:r>
      <w:r w:rsidRPr="00C44A3A">
        <w:rPr>
          <w:rFonts w:ascii="Arial" w:hAnsi="Arial" w:cs="Arial"/>
          <w:sz w:val="22"/>
          <w:szCs w:val="22"/>
        </w:rPr>
        <w:t xml:space="preserve"> is broad (</w:t>
      </w:r>
      <w:r w:rsidR="00A316D9">
        <w:rPr>
          <w:rFonts w:ascii="Arial" w:hAnsi="Arial" w:cs="Arial"/>
          <w:sz w:val="22"/>
          <w:szCs w:val="22"/>
        </w:rPr>
        <w:t>December</w:t>
      </w:r>
      <w:r w:rsidRPr="00C44A3A">
        <w:rPr>
          <w:rFonts w:ascii="Arial" w:hAnsi="Arial" w:cs="Arial"/>
          <w:sz w:val="22"/>
          <w:szCs w:val="22"/>
        </w:rPr>
        <w:t xml:space="preserve"> through </w:t>
      </w:r>
      <w:r w:rsidR="00A316D9">
        <w:rPr>
          <w:rFonts w:ascii="Arial" w:hAnsi="Arial" w:cs="Arial"/>
          <w:sz w:val="22"/>
          <w:szCs w:val="22"/>
        </w:rPr>
        <w:t>March</w:t>
      </w:r>
      <w:r w:rsidRPr="00C44A3A">
        <w:rPr>
          <w:rFonts w:ascii="Arial" w:hAnsi="Arial" w:cs="Arial"/>
          <w:sz w:val="22"/>
          <w:szCs w:val="22"/>
        </w:rPr>
        <w:t xml:space="preserve">), not a single spike. Substrate </w:t>
      </w:r>
      <w:commentRangeStart w:id="215"/>
      <w:r w:rsidRPr="00C44A3A">
        <w:rPr>
          <w:rFonts w:ascii="Arial" w:hAnsi="Arial" w:cs="Arial"/>
          <w:sz w:val="22"/>
          <w:szCs w:val="22"/>
        </w:rPr>
        <w:t xml:space="preserve">chemical class </w:t>
      </w:r>
      <w:commentRangeEnd w:id="215"/>
      <w:r w:rsidR="007A0D07">
        <w:rPr>
          <w:rStyle w:val="CommentReference"/>
          <w:rFonts w:ascii="Arial" w:hAnsi="Arial" w:cs="Arial"/>
          <w:sz w:val="22"/>
          <w:szCs w:val="22"/>
        </w:rPr>
        <w:commentReference w:id="215"/>
      </w:r>
      <w:r w:rsidR="009A2C8E">
        <w:rPr>
          <w:rFonts w:ascii="Arial" w:hAnsi="Arial" w:cs="Arial"/>
          <w:sz w:val="22"/>
          <w:szCs w:val="22"/>
        </w:rPr>
        <w:t>alone</w:t>
      </w:r>
      <w:r w:rsidR="00E2759E">
        <w:rPr>
          <w:rFonts w:ascii="Arial" w:hAnsi="Arial" w:cs="Arial"/>
          <w:sz w:val="22"/>
          <w:szCs w:val="22"/>
        </w:rPr>
        <w:t xml:space="preserve"> </w:t>
      </w:r>
      <w:r w:rsidRPr="00C44A3A">
        <w:rPr>
          <w:rFonts w:ascii="Arial" w:hAnsi="Arial" w:cs="Arial"/>
          <w:sz w:val="22"/>
          <w:szCs w:val="22"/>
        </w:rPr>
        <w:t xml:space="preserve">does not </w:t>
      </w:r>
      <w:r w:rsidR="008C7690">
        <w:rPr>
          <w:rFonts w:ascii="Arial" w:hAnsi="Arial" w:cs="Arial"/>
          <w:sz w:val="22"/>
          <w:szCs w:val="22"/>
        </w:rPr>
        <w:t xml:space="preserve">seem to </w:t>
      </w:r>
      <w:r w:rsidRPr="00C44A3A">
        <w:rPr>
          <w:rFonts w:ascii="Arial" w:hAnsi="Arial" w:cs="Arial"/>
          <w:sz w:val="22"/>
          <w:szCs w:val="22"/>
        </w:rPr>
        <w:t>predict temporal cluster membership. Within Cluster</w:t>
      </w:r>
      <w:r w:rsidR="00E2759E">
        <w:rPr>
          <w:rFonts w:ascii="Arial" w:hAnsi="Arial" w:cs="Arial"/>
          <w:sz w:val="22"/>
          <w:szCs w:val="22"/>
        </w:rPr>
        <w:t xml:space="preserve"> 2</w:t>
      </w:r>
      <w:r w:rsidRPr="00C44A3A">
        <w:rPr>
          <w:rFonts w:ascii="Arial" w:hAnsi="Arial" w:cs="Arial"/>
          <w:sz w:val="22"/>
          <w:szCs w:val="22"/>
        </w:rPr>
        <w:t>, amino acids, carbohydrates, a lipid ester (methyl oleate), a protein (BSA), and a signaling molecule (GABA) all share the same winter-peak trajectory.</w:t>
      </w:r>
      <w:r w:rsidR="008C7690">
        <w:rPr>
          <w:rFonts w:ascii="Arial" w:hAnsi="Arial" w:cs="Arial"/>
          <w:sz w:val="22"/>
          <w:szCs w:val="22"/>
        </w:rPr>
        <w:t xml:space="preserve"> Thus, </w:t>
      </w:r>
      <w:commentRangeStart w:id="216"/>
      <w:commentRangeStart w:id="217"/>
      <w:r w:rsidR="008C7690">
        <w:rPr>
          <w:rFonts w:ascii="Arial" w:hAnsi="Arial" w:cs="Arial"/>
          <w:sz w:val="22"/>
          <w:szCs w:val="22"/>
        </w:rPr>
        <w:t>t</w:t>
      </w:r>
      <w:r w:rsidRPr="00C44A3A">
        <w:rPr>
          <w:rFonts w:ascii="Arial" w:hAnsi="Arial" w:cs="Arial"/>
          <w:sz w:val="22"/>
          <w:szCs w:val="22"/>
        </w:rPr>
        <w:t>he temporal s</w:t>
      </w:r>
      <w:r w:rsidR="00E2759E">
        <w:rPr>
          <w:rFonts w:ascii="Arial" w:hAnsi="Arial" w:cs="Arial"/>
          <w:sz w:val="22"/>
          <w:szCs w:val="22"/>
        </w:rPr>
        <w:t>trategy could be</w:t>
      </w:r>
      <w:r w:rsidR="008C7690">
        <w:rPr>
          <w:rFonts w:ascii="Arial" w:hAnsi="Arial" w:cs="Arial"/>
          <w:sz w:val="22"/>
          <w:szCs w:val="22"/>
        </w:rPr>
        <w:t xml:space="preserve"> more strongly influenced </w:t>
      </w:r>
      <w:r w:rsidRPr="00C44A3A">
        <w:rPr>
          <w:rFonts w:ascii="Arial" w:hAnsi="Arial" w:cs="Arial"/>
          <w:sz w:val="22"/>
          <w:szCs w:val="22"/>
        </w:rPr>
        <w:t>by shared environmental or biological regulation rather than by substrate chemistry</w:t>
      </w:r>
      <w:commentRangeEnd w:id="216"/>
      <w:r w:rsidRPr="00C44A3A" w:rsidR="00D20779">
        <w:rPr>
          <w:rStyle w:val="CommentReference"/>
          <w:rFonts w:ascii="Arial" w:hAnsi="Arial" w:cs="Arial"/>
          <w:sz w:val="22"/>
          <w:szCs w:val="22"/>
        </w:rPr>
        <w:commentReference w:id="216"/>
      </w:r>
      <w:commentRangeEnd w:id="217"/>
      <w:r>
        <w:rPr>
          <w:rStyle w:val="CommentReference"/>
        </w:rPr>
        <w:commentReference w:id="217"/>
      </w:r>
      <w:r w:rsidRPr="00C44A3A">
        <w:rPr>
          <w:rFonts w:ascii="Arial" w:hAnsi="Arial" w:cs="Arial"/>
          <w:sz w:val="22"/>
          <w:szCs w:val="22"/>
        </w:rPr>
        <w:t>, which challenges simple predictions that "labile substrates peak in growing season" and "complex substrates peak in dormancy</w:t>
      </w:r>
      <w:r w:rsidR="008C7690">
        <w:rPr>
          <w:rFonts w:ascii="Arial" w:hAnsi="Arial" w:cs="Arial"/>
          <w:sz w:val="22"/>
          <w:szCs w:val="22"/>
        </w:rPr>
        <w:t>.</w:t>
      </w:r>
    </w:p>
    <w:p w:rsidR="001F2FFA" w:rsidP="00250C33" w:rsidRDefault="00D300E6" w14:paraId="7552B753" w14:textId="77777777">
      <w:pPr>
        <w:rPr>
          <w:ins w:author="Zimmerman, Amy E" w:date="2026-06-10T08:08:00Z" w16du:dateUtc="2026-06-10T15:08:00Z" w:id="218"/>
          <w:rFonts w:ascii="Arial" w:hAnsi="Arial" w:cs="Arial"/>
          <w:sz w:val="22"/>
          <w:szCs w:val="22"/>
        </w:rPr>
      </w:pPr>
      <w:r w:rsidRPr="00D300E6">
        <w:rPr>
          <w:rFonts w:ascii="Arial" w:hAnsi="Arial" w:cs="Arial"/>
          <w:sz w:val="22"/>
          <w:szCs w:val="22"/>
        </w:rPr>
        <w:t>Our first set of analyses showed that microbial substrate</w:t>
      </w:r>
      <w:ins w:author="Zimmerman, Amy E" w:date="2026-06-10T07:57:00Z" w16du:dateUtc="2026-06-10T14:57:00Z" w:id="219">
        <w:r w:rsidR="00F166C0">
          <w:rPr>
            <w:rFonts w:ascii="Arial" w:hAnsi="Arial" w:cs="Arial"/>
            <w:sz w:val="22"/>
            <w:szCs w:val="22"/>
          </w:rPr>
          <w:t>-induced respiration (</w:t>
        </w:r>
      </w:ins>
      <w:ins w:author="Zimmerman, Amy E" w:date="2026-06-10T07:58:00Z" w16du:dateUtc="2026-06-10T14:58:00Z" w:id="220">
        <w:r w:rsidR="00F166C0">
          <w:rPr>
            <w:rFonts w:ascii="Arial" w:hAnsi="Arial" w:cs="Arial"/>
            <w:sz w:val="22"/>
            <w:szCs w:val="22"/>
          </w:rPr>
          <w:t xml:space="preserve">a proxy of </w:t>
        </w:r>
      </w:ins>
      <w:ins w:author="Zimmerman, Amy E" w:date="2026-06-10T07:57:00Z" w16du:dateUtc="2026-06-10T14:57:00Z" w:id="221">
        <w:r w:rsidR="00F166C0">
          <w:rPr>
            <w:rFonts w:ascii="Arial" w:hAnsi="Arial" w:cs="Arial"/>
            <w:sz w:val="22"/>
            <w:szCs w:val="22"/>
          </w:rPr>
          <w:t>metabolic activity)</w:t>
        </w:r>
      </w:ins>
      <w:r w:rsidRPr="00D300E6">
        <w:rPr>
          <w:rFonts w:ascii="Arial" w:hAnsi="Arial" w:cs="Arial"/>
          <w:sz w:val="22"/>
          <w:szCs w:val="22"/>
        </w:rPr>
        <w:t xml:space="preserve"> </w:t>
      </w:r>
      <w:r w:rsidRPr="002C1B11" w:rsidR="00372D93">
        <w:rPr>
          <w:rFonts w:ascii="Arial" w:hAnsi="Arial" w:cs="Arial"/>
          <w:sz w:val="22"/>
          <w:szCs w:val="22"/>
        </w:rPr>
        <w:t>follow</w:t>
      </w:r>
      <w:r w:rsidR="008D381A">
        <w:rPr>
          <w:rFonts w:ascii="Arial" w:hAnsi="Arial" w:cs="Arial"/>
          <w:sz w:val="22"/>
          <w:szCs w:val="22"/>
        </w:rPr>
        <w:t>ed</w:t>
      </w:r>
      <w:r w:rsidRPr="002C1B11" w:rsidR="00372D93">
        <w:rPr>
          <w:rFonts w:ascii="Arial" w:hAnsi="Arial" w:cs="Arial"/>
          <w:sz w:val="22"/>
          <w:szCs w:val="22"/>
        </w:rPr>
        <w:t xml:space="preserve"> substrate-specific temporal patterns that</w:t>
      </w:r>
      <w:r w:rsidR="00BD65D2">
        <w:rPr>
          <w:rFonts w:ascii="Arial" w:hAnsi="Arial" w:cs="Arial"/>
          <w:sz w:val="22"/>
          <w:szCs w:val="22"/>
        </w:rPr>
        <w:t xml:space="preserve"> fell </w:t>
      </w:r>
      <w:r w:rsidRPr="002C1B11" w:rsidR="00372D93">
        <w:rPr>
          <w:rFonts w:ascii="Arial" w:hAnsi="Arial" w:cs="Arial"/>
          <w:sz w:val="22"/>
          <w:szCs w:val="22"/>
        </w:rPr>
        <w:t>into two</w:t>
      </w:r>
      <w:ins w:author="Zimmerman, Amy E" w:date="2026-06-10T08:03:00Z" w16du:dateUtc="2026-06-10T15:03:00Z" w:id="222">
        <w:r w:rsidR="007B4729">
          <w:rPr>
            <w:rFonts w:ascii="Arial" w:hAnsi="Arial" w:cs="Arial"/>
            <w:sz w:val="22"/>
            <w:szCs w:val="22"/>
          </w:rPr>
          <w:t xml:space="preserve"> general</w:t>
        </w:r>
      </w:ins>
      <w:r w:rsidRPr="002C1B11" w:rsidR="00372D93">
        <w:rPr>
          <w:rFonts w:ascii="Arial" w:hAnsi="Arial" w:cs="Arial"/>
          <w:sz w:val="22"/>
          <w:szCs w:val="22"/>
        </w:rPr>
        <w:t xml:space="preserve"> trend groups: a broad winter-peaking group spanning chemically diverse substrates (</w:t>
      </w:r>
      <w:r w:rsidR="00657378">
        <w:rPr>
          <w:rFonts w:ascii="Arial" w:hAnsi="Arial" w:cs="Arial"/>
          <w:sz w:val="22"/>
          <w:szCs w:val="22"/>
        </w:rPr>
        <w:t>Cluster 2</w:t>
      </w:r>
      <w:r w:rsidRPr="002C1B11" w:rsidR="00372D93">
        <w:rPr>
          <w:rFonts w:ascii="Arial" w:hAnsi="Arial" w:cs="Arial"/>
          <w:sz w:val="22"/>
          <w:szCs w:val="22"/>
        </w:rPr>
        <w:t xml:space="preserve">) </w:t>
      </w:r>
      <w:r w:rsidRPr="00D300E6" w:rsidR="00D879D6">
        <w:rPr>
          <w:rFonts w:ascii="Arial" w:hAnsi="Arial" w:cs="Arial"/>
          <w:sz w:val="22"/>
          <w:szCs w:val="22"/>
        </w:rPr>
        <w:t xml:space="preserve">a large group of chemically varied substrates that were used least in mid-summer and most in winter and early spring, and a small group of organic acids and amino acids that peaked sharply in September and October, </w:t>
      </w:r>
      <w:commentRangeStart w:id="223"/>
      <w:r w:rsidRPr="00D300E6" w:rsidR="00D879D6">
        <w:rPr>
          <w:rFonts w:ascii="Arial" w:hAnsi="Arial" w:cs="Arial"/>
          <w:sz w:val="22"/>
          <w:szCs w:val="22"/>
        </w:rPr>
        <w:t>when root activity is high</w:t>
      </w:r>
      <w:r w:rsidRPr="002C1B11" w:rsidR="00372D93">
        <w:rPr>
          <w:rFonts w:ascii="Arial" w:hAnsi="Arial" w:cs="Arial"/>
          <w:sz w:val="22"/>
          <w:szCs w:val="22"/>
        </w:rPr>
        <w:t xml:space="preserve"> </w:t>
      </w:r>
      <w:commentRangeEnd w:id="223"/>
      <w:r w:rsidRPr="002C1B11" w:rsidR="0049506E">
        <w:rPr>
          <w:rStyle w:val="CommentReference"/>
          <w:rFonts w:ascii="Arial" w:hAnsi="Arial" w:cs="Arial"/>
          <w:sz w:val="22"/>
          <w:szCs w:val="22"/>
        </w:rPr>
        <w:commentReference w:id="223"/>
      </w:r>
      <w:r w:rsidRPr="002C1B11" w:rsidR="00372D93">
        <w:rPr>
          <w:rFonts w:ascii="Arial" w:hAnsi="Arial" w:cs="Arial"/>
          <w:sz w:val="22"/>
          <w:szCs w:val="22"/>
        </w:rPr>
        <w:t>(</w:t>
      </w:r>
      <w:r w:rsidR="00657378">
        <w:rPr>
          <w:rFonts w:ascii="Arial" w:hAnsi="Arial" w:cs="Arial"/>
          <w:sz w:val="22"/>
          <w:szCs w:val="22"/>
        </w:rPr>
        <w:t>Cluster 1</w:t>
      </w:r>
      <w:r w:rsidRPr="002C1B11" w:rsidR="00372D93">
        <w:rPr>
          <w:rFonts w:ascii="Arial" w:hAnsi="Arial" w:cs="Arial"/>
          <w:sz w:val="22"/>
          <w:szCs w:val="22"/>
        </w:rPr>
        <w:t>)</w:t>
      </w:r>
      <w:r w:rsidR="00D879D6">
        <w:rPr>
          <w:rFonts w:ascii="Arial" w:hAnsi="Arial" w:cs="Arial"/>
          <w:sz w:val="22"/>
          <w:szCs w:val="22"/>
        </w:rPr>
        <w:t xml:space="preserve">. </w:t>
      </w:r>
    </w:p>
    <w:p w:rsidR="008F4CA4" w:rsidP="00250C33" w:rsidRDefault="00D04DD2" w14:paraId="12ABBBD0" w14:textId="46407E63">
      <w:pPr>
        <w:rPr>
          <w:rFonts w:ascii="Arial" w:hAnsi="Arial" w:cs="Arial"/>
          <w:sz w:val="22"/>
          <w:szCs w:val="22"/>
        </w:rPr>
      </w:pPr>
      <w:r>
        <w:rPr>
          <w:rFonts w:ascii="Arial" w:hAnsi="Arial" w:cs="Arial"/>
          <w:sz w:val="22"/>
          <w:szCs w:val="22"/>
        </w:rPr>
        <w:t>T</w:t>
      </w:r>
      <w:r w:rsidRPr="00D04DD2">
        <w:rPr>
          <w:rFonts w:ascii="Arial" w:hAnsi="Arial" w:cs="Arial"/>
          <w:sz w:val="22"/>
          <w:szCs w:val="22"/>
        </w:rPr>
        <w:t>he</w:t>
      </w:r>
      <w:del w:author="Zimmerman, Amy E" w:date="2026-06-10T08:08:00Z" w16du:dateUtc="2026-06-10T15:08:00Z" w:id="224">
        <w:r w:rsidRPr="00D04DD2" w:rsidDel="00E96BED">
          <w:rPr>
            <w:rFonts w:ascii="Arial" w:hAnsi="Arial" w:cs="Arial"/>
            <w:sz w:val="22"/>
            <w:szCs w:val="22"/>
          </w:rPr>
          <w:delText>se</w:delText>
        </w:r>
      </w:del>
      <w:r w:rsidRPr="00D04DD2">
        <w:rPr>
          <w:rFonts w:ascii="Arial" w:hAnsi="Arial" w:cs="Arial"/>
          <w:sz w:val="22"/>
          <w:szCs w:val="22"/>
        </w:rPr>
        <w:t xml:space="preserve"> </w:t>
      </w:r>
      <w:ins w:author="Zimmerman, Amy E" w:date="2026-06-10T08:08:00Z" w16du:dateUtc="2026-06-10T15:08:00Z" w:id="225">
        <w:r w:rsidR="00E96BED">
          <w:rPr>
            <w:rFonts w:ascii="Arial" w:hAnsi="Arial" w:cs="Arial"/>
            <w:sz w:val="22"/>
            <w:szCs w:val="22"/>
          </w:rPr>
          <w:t xml:space="preserve">temporal </w:t>
        </w:r>
      </w:ins>
      <w:r w:rsidRPr="00D04DD2">
        <w:rPr>
          <w:rFonts w:ascii="Arial" w:hAnsi="Arial" w:cs="Arial"/>
          <w:sz w:val="22"/>
          <w:szCs w:val="22"/>
        </w:rPr>
        <w:t xml:space="preserve">patterns </w:t>
      </w:r>
      <w:del w:author="Zimmerman, Amy E" w:date="2026-06-10T08:08:00Z" w16du:dateUtc="2026-06-10T15:08:00Z" w:id="226">
        <w:r w:rsidRPr="00D04DD2" w:rsidDel="00E96BED">
          <w:rPr>
            <w:rFonts w:ascii="Arial" w:hAnsi="Arial" w:cs="Arial"/>
            <w:sz w:val="22"/>
            <w:szCs w:val="22"/>
          </w:rPr>
          <w:delText xml:space="preserve">describe </w:delText>
        </w:r>
      </w:del>
      <w:ins w:author="Zimmerman, Amy E" w:date="2026-06-10T08:08:00Z" w16du:dateUtc="2026-06-10T15:08:00Z" w:id="227">
        <w:r w:rsidR="00E96BED">
          <w:rPr>
            <w:rFonts w:ascii="Arial" w:hAnsi="Arial" w:cs="Arial"/>
            <w:sz w:val="22"/>
            <w:szCs w:val="22"/>
          </w:rPr>
          <w:t>of substrate-induced respiration</w:t>
        </w:r>
        <w:r w:rsidR="0026621F">
          <w:rPr>
            <w:rFonts w:ascii="Arial" w:hAnsi="Arial" w:cs="Arial"/>
            <w:sz w:val="22"/>
            <w:szCs w:val="22"/>
          </w:rPr>
          <w:t xml:space="preserve"> represent</w:t>
        </w:r>
        <w:r w:rsidRPr="00D04DD2" w:rsidR="00E96BED">
          <w:rPr>
            <w:rFonts w:ascii="Arial" w:hAnsi="Arial" w:cs="Arial"/>
            <w:sz w:val="22"/>
            <w:szCs w:val="22"/>
          </w:rPr>
          <w:t xml:space="preserve"> </w:t>
        </w:r>
      </w:ins>
      <w:r w:rsidRPr="00D04DD2">
        <w:rPr>
          <w:rFonts w:ascii="Arial" w:hAnsi="Arial" w:cs="Arial"/>
          <w:sz w:val="22"/>
          <w:szCs w:val="22"/>
        </w:rPr>
        <w:t xml:space="preserve">potential </w:t>
      </w:r>
      <w:del w:author="Zimmerman, Amy E" w:date="2026-06-10T08:08:00Z" w16du:dateUtc="2026-06-10T15:08:00Z" w:id="228">
        <w:r w:rsidRPr="00D04DD2" w:rsidDel="0026621F">
          <w:rPr>
            <w:rFonts w:ascii="Arial" w:hAnsi="Arial" w:cs="Arial"/>
            <w:sz w:val="22"/>
            <w:szCs w:val="22"/>
          </w:rPr>
          <w:delText xml:space="preserve">substrate-use </w:delText>
        </w:r>
      </w:del>
      <w:ins w:author="Zimmerman, Amy E" w:date="2026-06-10T08:05:00Z" w16du:dateUtc="2026-06-10T15:05:00Z" w:id="229">
        <w:r w:rsidR="0025337C">
          <w:rPr>
            <w:rFonts w:ascii="Arial" w:hAnsi="Arial" w:cs="Arial"/>
            <w:sz w:val="22"/>
            <w:szCs w:val="22"/>
          </w:rPr>
          <w:t xml:space="preserve">metabolic </w:t>
        </w:r>
      </w:ins>
      <w:r w:rsidRPr="00D04DD2">
        <w:rPr>
          <w:rFonts w:ascii="Arial" w:hAnsi="Arial" w:cs="Arial"/>
          <w:sz w:val="22"/>
          <w:szCs w:val="22"/>
        </w:rPr>
        <w:t xml:space="preserve">capacity </w:t>
      </w:r>
      <w:ins w:author="Zimmerman, Amy E" w:date="2026-06-10T08:08:00Z" w16du:dateUtc="2026-06-10T15:08:00Z" w:id="230">
        <w:r w:rsidR="0026621F">
          <w:rPr>
            <w:rFonts w:ascii="Arial" w:hAnsi="Arial" w:cs="Arial"/>
            <w:sz w:val="22"/>
            <w:szCs w:val="22"/>
          </w:rPr>
          <w:t>(</w:t>
        </w:r>
      </w:ins>
      <w:r w:rsidRPr="00D04DD2">
        <w:rPr>
          <w:rFonts w:ascii="Arial" w:hAnsi="Arial" w:cs="Arial"/>
          <w:sz w:val="22"/>
          <w:szCs w:val="22"/>
        </w:rPr>
        <w:t>measured under standardized lab conditions</w:t>
      </w:r>
      <w:ins w:author="Zimmerman, Amy E" w:date="2026-06-10T08:09:00Z" w16du:dateUtc="2026-06-10T15:09:00Z" w:id="231">
        <w:r w:rsidR="0026621F">
          <w:rPr>
            <w:rFonts w:ascii="Arial" w:hAnsi="Arial" w:cs="Arial"/>
            <w:sz w:val="22"/>
            <w:szCs w:val="22"/>
          </w:rPr>
          <w:t>)</w:t>
        </w:r>
      </w:ins>
      <w:r w:rsidRPr="00D04DD2">
        <w:rPr>
          <w:rFonts w:ascii="Arial" w:hAnsi="Arial" w:cs="Arial"/>
          <w:sz w:val="22"/>
          <w:szCs w:val="22"/>
        </w:rPr>
        <w:t xml:space="preserve">, </w:t>
      </w:r>
      <w:ins w:author="Zimmerman, Amy E" w:date="2026-06-10T08:09:00Z" w16du:dateUtc="2026-06-10T15:09:00Z" w:id="232">
        <w:r w:rsidR="0026621F">
          <w:rPr>
            <w:rFonts w:ascii="Arial" w:hAnsi="Arial" w:cs="Arial"/>
            <w:sz w:val="22"/>
            <w:szCs w:val="22"/>
          </w:rPr>
          <w:t xml:space="preserve">and </w:t>
        </w:r>
      </w:ins>
      <w:r w:rsidRPr="00D04DD2">
        <w:rPr>
          <w:rFonts w:ascii="Arial" w:hAnsi="Arial" w:cs="Arial"/>
          <w:sz w:val="22"/>
          <w:szCs w:val="22"/>
        </w:rPr>
        <w:t>not direct</w:t>
      </w:r>
      <w:ins w:author="Zimmerman, Amy E" w:date="2026-06-10T08:09:00Z" w16du:dateUtc="2026-06-10T15:09:00Z" w:id="233">
        <w:r w:rsidR="00DF5834">
          <w:rPr>
            <w:rFonts w:ascii="Arial" w:hAnsi="Arial" w:cs="Arial"/>
            <w:sz w:val="22"/>
            <w:szCs w:val="22"/>
          </w:rPr>
          <w:t xml:space="preserve"> measurements of</w:t>
        </w:r>
      </w:ins>
      <w:r w:rsidRPr="00D04DD2">
        <w:rPr>
          <w:rFonts w:ascii="Arial" w:hAnsi="Arial" w:cs="Arial"/>
          <w:sz w:val="22"/>
          <w:szCs w:val="22"/>
        </w:rPr>
        <w:t xml:space="preserve"> in situ </w:t>
      </w:r>
      <w:ins w:author="Zimmerman, Amy E" w:date="2026-06-10T08:09:00Z" w16du:dateUtc="2026-06-10T15:09:00Z" w:id="234">
        <w:r w:rsidR="00DF5834">
          <w:rPr>
            <w:rFonts w:ascii="Arial" w:hAnsi="Arial" w:cs="Arial"/>
            <w:sz w:val="22"/>
            <w:szCs w:val="22"/>
          </w:rPr>
          <w:t xml:space="preserve">microbial </w:t>
        </w:r>
      </w:ins>
      <w:r w:rsidRPr="00D04DD2">
        <w:rPr>
          <w:rFonts w:ascii="Arial" w:hAnsi="Arial" w:cs="Arial"/>
          <w:sz w:val="22"/>
          <w:szCs w:val="22"/>
        </w:rPr>
        <w:t>activity.</w:t>
      </w:r>
      <w:r>
        <w:rPr>
          <w:rFonts w:ascii="Arial" w:hAnsi="Arial" w:cs="Arial"/>
          <w:sz w:val="22"/>
          <w:szCs w:val="22"/>
        </w:rPr>
        <w:t xml:space="preserve"> </w:t>
      </w:r>
      <w:ins w:author="Zimmerman, Amy E" w:date="2026-06-10T08:09:00Z" w16du:dateUtc="2026-06-10T15:09:00Z" w:id="235">
        <w:r w:rsidR="00DF5834">
          <w:rPr>
            <w:rFonts w:ascii="Arial" w:hAnsi="Arial" w:cs="Arial"/>
            <w:sz w:val="22"/>
            <w:szCs w:val="22"/>
          </w:rPr>
          <w:t>Establishing connections</w:t>
        </w:r>
      </w:ins>
      <w:ins w:author="Zimmerman, Amy E" w:date="2026-06-10T08:17:00Z" w16du:dateUtc="2026-06-10T15:17:00Z" w:id="236">
        <w:r w:rsidR="0053564E">
          <w:rPr>
            <w:rFonts w:ascii="Arial" w:hAnsi="Arial" w:cs="Arial"/>
            <w:sz w:val="22"/>
            <w:szCs w:val="22"/>
          </w:rPr>
          <w:t xml:space="preserve"> (or lack thereof)</w:t>
        </w:r>
      </w:ins>
      <w:ins w:author="Zimmerman, Amy E" w:date="2026-06-10T08:09:00Z" w16du:dateUtc="2026-06-10T15:09:00Z" w:id="237">
        <w:r w:rsidR="00DF5834">
          <w:rPr>
            <w:rFonts w:ascii="Arial" w:hAnsi="Arial" w:cs="Arial"/>
            <w:sz w:val="22"/>
            <w:szCs w:val="22"/>
          </w:rPr>
          <w:t xml:space="preserve"> between such phenotypic measurements and other field-based proxies of </w:t>
        </w:r>
        <w:r w:rsidR="00604AA4">
          <w:rPr>
            <w:rFonts w:ascii="Arial" w:hAnsi="Arial" w:cs="Arial"/>
            <w:sz w:val="22"/>
            <w:szCs w:val="22"/>
          </w:rPr>
          <w:t xml:space="preserve">microbial phenotypes (e.g., </w:t>
        </w:r>
      </w:ins>
      <w:ins w:author="Zimmerman, Amy E" w:date="2026-06-10T08:10:00Z" w16du:dateUtc="2026-06-10T15:10:00Z" w:id="238">
        <w:r w:rsidR="00604AA4">
          <w:rPr>
            <w:rFonts w:ascii="Arial" w:hAnsi="Arial" w:cs="Arial"/>
            <w:sz w:val="22"/>
            <w:szCs w:val="22"/>
          </w:rPr>
          <w:t>molecular phenotypes like functional gene expression) is important for understanding</w:t>
        </w:r>
      </w:ins>
      <w:ins w:author="Zimmerman, Amy E" w:date="2026-06-10T08:18:00Z" w16du:dateUtc="2026-06-10T15:18:00Z" w:id="239">
        <w:r w:rsidR="00700618">
          <w:rPr>
            <w:rFonts w:ascii="Arial" w:hAnsi="Arial" w:cs="Arial"/>
            <w:sz w:val="22"/>
            <w:szCs w:val="22"/>
          </w:rPr>
          <w:t xml:space="preserve"> </w:t>
        </w:r>
      </w:ins>
      <w:ins w:author="Zimmerman, Amy E" w:date="2026-06-10T08:21:00Z" w16du:dateUtc="2026-06-10T15:21:00Z" w:id="240">
        <w:r w:rsidR="005062B2">
          <w:rPr>
            <w:rFonts w:ascii="Arial" w:hAnsi="Arial" w:cs="Arial"/>
            <w:sz w:val="22"/>
            <w:szCs w:val="22"/>
          </w:rPr>
          <w:t>the limitations</w:t>
        </w:r>
        <w:r w:rsidR="00FE1BDB">
          <w:rPr>
            <w:rFonts w:ascii="Arial" w:hAnsi="Arial" w:cs="Arial"/>
            <w:sz w:val="22"/>
            <w:szCs w:val="22"/>
          </w:rPr>
          <w:t xml:space="preserve"> </w:t>
        </w:r>
        <w:r w:rsidR="005062B2">
          <w:rPr>
            <w:rFonts w:ascii="Arial" w:hAnsi="Arial" w:cs="Arial"/>
            <w:sz w:val="22"/>
            <w:szCs w:val="22"/>
          </w:rPr>
          <w:t>of generalizing</w:t>
        </w:r>
      </w:ins>
      <w:ins w:author="Zimmerman, Amy E" w:date="2026-06-10T08:23:00Z" w16du:dateUtc="2026-06-10T15:23:00Z" w:id="241">
        <w:r w:rsidR="00D5349C">
          <w:rPr>
            <w:rFonts w:ascii="Arial" w:hAnsi="Arial" w:cs="Arial"/>
            <w:sz w:val="22"/>
            <w:szCs w:val="22"/>
          </w:rPr>
          <w:t xml:space="preserve"> </w:t>
        </w:r>
        <w:r w:rsidR="00072DAB">
          <w:rPr>
            <w:rFonts w:ascii="Arial" w:hAnsi="Arial" w:cs="Arial"/>
            <w:sz w:val="22"/>
            <w:szCs w:val="22"/>
          </w:rPr>
          <w:t xml:space="preserve">(dynamics of) </w:t>
        </w:r>
        <w:r w:rsidR="00D5349C">
          <w:rPr>
            <w:rFonts w:ascii="Arial" w:hAnsi="Arial" w:cs="Arial"/>
            <w:sz w:val="22"/>
            <w:szCs w:val="22"/>
          </w:rPr>
          <w:t>microbial phenotypes</w:t>
        </w:r>
      </w:ins>
      <w:ins w:author="Zimmerman, Amy E" w:date="2026-06-10T08:21:00Z" w16du:dateUtc="2026-06-10T15:21:00Z" w:id="242">
        <w:r w:rsidR="005062B2">
          <w:rPr>
            <w:rFonts w:ascii="Arial" w:hAnsi="Arial" w:cs="Arial"/>
            <w:sz w:val="22"/>
            <w:szCs w:val="22"/>
          </w:rPr>
          <w:t xml:space="preserve"> </w:t>
        </w:r>
      </w:ins>
      <w:ins w:author="Zimmerman, Amy E" w:date="2026-06-10T08:19:00Z" w16du:dateUtc="2026-06-10T15:19:00Z" w:id="243">
        <w:r w:rsidR="002750E9">
          <w:rPr>
            <w:rFonts w:ascii="Arial" w:hAnsi="Arial" w:cs="Arial"/>
            <w:sz w:val="22"/>
            <w:szCs w:val="22"/>
          </w:rPr>
          <w:t>across data types.</w:t>
        </w:r>
      </w:ins>
      <w:ins w:author="Zimmerman, Amy E" w:date="2026-06-10T08:20:00Z" w16du:dateUtc="2026-06-10T15:20:00Z" w:id="244">
        <w:r w:rsidR="002750E9">
          <w:rPr>
            <w:rFonts w:ascii="Arial" w:hAnsi="Arial" w:cs="Arial"/>
            <w:sz w:val="22"/>
            <w:szCs w:val="22"/>
          </w:rPr>
          <w:t xml:space="preserve"> </w:t>
        </w:r>
      </w:ins>
      <w:del w:author="Zimmerman, Amy E" w:date="2026-06-10T08:10:00Z" w16du:dateUtc="2026-06-10T15:10:00Z" w:id="245">
        <w:r w:rsidRPr="009C2246" w:rsidDel="00377AD0" w:rsidR="009C2246">
          <w:rPr>
            <w:rFonts w:ascii="Arial" w:hAnsi="Arial" w:cs="Arial"/>
            <w:sz w:val="22"/>
            <w:szCs w:val="22"/>
          </w:rPr>
          <w:delText xml:space="preserve">The next step </w:delText>
        </w:r>
      </w:del>
      <w:ins w:author="Zimmerman, Amy E" w:date="2026-06-10T08:10:00Z" w16du:dateUtc="2026-06-10T15:10:00Z" w:id="246">
        <w:r w:rsidR="00377AD0">
          <w:rPr>
            <w:rFonts w:ascii="Arial" w:hAnsi="Arial" w:cs="Arial"/>
            <w:sz w:val="22"/>
            <w:szCs w:val="22"/>
          </w:rPr>
          <w:t>T</w:t>
        </w:r>
      </w:ins>
      <w:del w:author="Zimmerman, Amy E" w:date="2026-06-10T08:10:00Z" w16du:dateUtc="2026-06-10T15:10:00Z" w:id="247">
        <w:r w:rsidRPr="009C2246" w:rsidDel="00377AD0" w:rsidR="009C2246">
          <w:rPr>
            <w:rFonts w:ascii="Arial" w:hAnsi="Arial" w:cs="Arial"/>
            <w:sz w:val="22"/>
            <w:szCs w:val="22"/>
          </w:rPr>
          <w:delText>is t</w:delText>
        </w:r>
      </w:del>
      <w:r w:rsidRPr="009C2246" w:rsidR="009C2246">
        <w:rPr>
          <w:rFonts w:ascii="Arial" w:hAnsi="Arial" w:cs="Arial"/>
          <w:sz w:val="22"/>
          <w:szCs w:val="22"/>
        </w:rPr>
        <w:t>o determine whether these laboratory</w:t>
      </w:r>
      <w:ins w:author="Zimmerman, Amy E" w:date="2026-06-10T08:23:00Z" w16du:dateUtc="2026-06-10T15:23:00Z" w:id="248">
        <w:r w:rsidR="00072DAB">
          <w:rPr>
            <w:rFonts w:ascii="Arial" w:hAnsi="Arial" w:cs="Arial"/>
            <w:sz w:val="22"/>
            <w:szCs w:val="22"/>
          </w:rPr>
          <w:t>-based</w:t>
        </w:r>
      </w:ins>
      <w:r w:rsidRPr="009C2246" w:rsidR="009C2246">
        <w:rPr>
          <w:rFonts w:ascii="Arial" w:hAnsi="Arial" w:cs="Arial"/>
          <w:sz w:val="22"/>
          <w:szCs w:val="22"/>
        </w:rPr>
        <w:t xml:space="preserve"> phenotypes </w:t>
      </w:r>
      <w:ins w:author="Zimmerman, Amy E" w:date="2026-06-10T08:26:00Z" w16du:dateUtc="2026-06-10T15:26:00Z" w:id="249">
        <w:r w:rsidR="00E72D73">
          <w:rPr>
            <w:rFonts w:ascii="Arial" w:hAnsi="Arial" w:cs="Arial"/>
            <w:sz w:val="22"/>
            <w:szCs w:val="22"/>
          </w:rPr>
          <w:t xml:space="preserve">(SIR and EEA) </w:t>
        </w:r>
      </w:ins>
      <w:del w:author="Zimmerman, Amy E" w:date="2026-06-10T08:27:00Z" w16du:dateUtc="2026-06-10T15:27:00Z" w:id="250">
        <w:r w:rsidRPr="009C2246" w:rsidDel="009D1EE6" w:rsidR="009C2246">
          <w:rPr>
            <w:rFonts w:ascii="Arial" w:hAnsi="Arial" w:cs="Arial"/>
            <w:sz w:val="22"/>
            <w:szCs w:val="22"/>
          </w:rPr>
          <w:delText>are reflected</w:delText>
        </w:r>
      </w:del>
      <w:ins w:author="Zimmerman, Amy E" w:date="2026-06-10T08:27:00Z" w16du:dateUtc="2026-06-10T15:27:00Z" w:id="251">
        <w:r w:rsidR="009D1EE6">
          <w:rPr>
            <w:rFonts w:ascii="Arial" w:hAnsi="Arial" w:cs="Arial"/>
            <w:sz w:val="22"/>
            <w:szCs w:val="22"/>
          </w:rPr>
          <w:t>correspond to</w:t>
        </w:r>
      </w:ins>
      <w:r w:rsidRPr="009C2246" w:rsidR="009C2246">
        <w:rPr>
          <w:rFonts w:ascii="Arial" w:hAnsi="Arial" w:cs="Arial"/>
          <w:sz w:val="22"/>
          <w:szCs w:val="22"/>
        </w:rPr>
        <w:t xml:space="preserve"> in</w:t>
      </w:r>
      <w:ins w:author="Zimmerman, Amy E" w:date="2026-06-10T08:27:00Z" w16du:dateUtc="2026-06-10T15:27:00Z" w:id="252">
        <w:r w:rsidR="009D1EE6">
          <w:rPr>
            <w:rFonts w:ascii="Arial" w:hAnsi="Arial" w:cs="Arial"/>
            <w:sz w:val="22"/>
            <w:szCs w:val="22"/>
          </w:rPr>
          <w:t>-</w:t>
        </w:r>
      </w:ins>
      <w:del w:author="Zimmerman, Amy E" w:date="2026-06-10T08:27:00Z" w16du:dateUtc="2026-06-10T15:27:00Z" w:id="253">
        <w:r w:rsidRPr="009C2246" w:rsidDel="009D1EE6" w:rsidR="009C2246">
          <w:rPr>
            <w:rFonts w:ascii="Arial" w:hAnsi="Arial" w:cs="Arial"/>
            <w:sz w:val="22"/>
            <w:szCs w:val="22"/>
          </w:rPr>
          <w:delText xml:space="preserve"> </w:delText>
        </w:r>
      </w:del>
      <w:r w:rsidRPr="009C2246" w:rsidR="009C2246">
        <w:rPr>
          <w:rFonts w:ascii="Arial" w:hAnsi="Arial" w:cs="Arial"/>
          <w:sz w:val="22"/>
          <w:szCs w:val="22"/>
        </w:rPr>
        <w:t>field</w:t>
      </w:r>
      <w:ins w:author="Zimmerman, Amy E" w:date="2026-06-10T08:27:00Z" w16du:dateUtc="2026-06-10T15:27:00Z" w:id="254">
        <w:r w:rsidR="009D1EE6">
          <w:rPr>
            <w:rFonts w:ascii="Arial" w:hAnsi="Arial" w:cs="Arial"/>
            <w:sz w:val="22"/>
            <w:szCs w:val="22"/>
          </w:rPr>
          <w:t xml:space="preserve"> functional gene </w:t>
        </w:r>
      </w:ins>
      <w:del w:author="Zimmerman, Amy E" w:date="2026-06-10T08:27:00Z" w16du:dateUtc="2026-06-10T15:27:00Z" w:id="255">
        <w:r w:rsidRPr="009C2246" w:rsidDel="009D1EE6" w:rsidR="009C2246">
          <w:rPr>
            <w:rFonts w:ascii="Arial" w:hAnsi="Arial" w:cs="Arial"/>
            <w:sz w:val="22"/>
            <w:szCs w:val="22"/>
          </w:rPr>
          <w:delText>-expressed</w:delText>
        </w:r>
      </w:del>
      <w:ins w:author="Zimmerman, Amy E" w:date="2026-06-10T08:27:00Z" w16du:dateUtc="2026-06-10T15:27:00Z" w:id="256">
        <w:r w:rsidR="009D1EE6">
          <w:rPr>
            <w:rFonts w:ascii="Arial" w:hAnsi="Arial" w:cs="Arial"/>
            <w:sz w:val="22"/>
            <w:szCs w:val="22"/>
          </w:rPr>
          <w:t>expression</w:t>
        </w:r>
      </w:ins>
      <w:del w:author="Zimmerman, Amy E" w:date="2026-06-10T08:27:00Z" w16du:dateUtc="2026-06-10T15:27:00Z" w:id="257">
        <w:r w:rsidRPr="009C2246" w:rsidDel="009D1EE6" w:rsidR="009C2246">
          <w:rPr>
            <w:rFonts w:ascii="Arial" w:hAnsi="Arial" w:cs="Arial"/>
            <w:sz w:val="22"/>
            <w:szCs w:val="22"/>
          </w:rPr>
          <w:delText xml:space="preserve"> function</w:delText>
        </w:r>
      </w:del>
      <w:r w:rsidRPr="009C2246" w:rsidR="009C2246">
        <w:rPr>
          <w:rFonts w:ascii="Arial" w:hAnsi="Arial" w:cs="Arial"/>
          <w:sz w:val="22"/>
          <w:szCs w:val="22"/>
        </w:rPr>
        <w:t xml:space="preserve">, </w:t>
      </w:r>
      <w:commentRangeStart w:id="258"/>
      <w:r w:rsidRPr="009C2246" w:rsidR="009C2246">
        <w:rPr>
          <w:rFonts w:ascii="Arial" w:hAnsi="Arial" w:cs="Arial"/>
          <w:sz w:val="22"/>
          <w:szCs w:val="22"/>
        </w:rPr>
        <w:t xml:space="preserve">specifically whether extracellular enzyme activities and </w:t>
      </w:r>
      <w:commentRangeEnd w:id="258"/>
      <w:r w:rsidR="00D84774">
        <w:rPr>
          <w:rStyle w:val="CommentReference"/>
          <w:rFonts w:ascii="Arial" w:hAnsi="Arial" w:cs="Arial"/>
          <w:sz w:val="22"/>
          <w:szCs w:val="22"/>
        </w:rPr>
        <w:commentReference w:id="258"/>
      </w:r>
      <w:ins w:author="Zimmerman, Amy E" w:date="2026-06-10T08:27:00Z" w16du:dateUtc="2026-06-10T15:27:00Z" w:id="259">
        <w:r w:rsidR="007625A5">
          <w:rPr>
            <w:rFonts w:ascii="Arial" w:hAnsi="Arial" w:cs="Arial"/>
            <w:sz w:val="22"/>
            <w:szCs w:val="22"/>
          </w:rPr>
          <w:t xml:space="preserve">, we tested whether </w:t>
        </w:r>
      </w:ins>
      <w:r w:rsidRPr="009C2246" w:rsidR="009C2246">
        <w:rPr>
          <w:rFonts w:ascii="Arial" w:hAnsi="Arial" w:cs="Arial"/>
          <w:sz w:val="22"/>
          <w:szCs w:val="22"/>
        </w:rPr>
        <w:t xml:space="preserve">metatranscriptomic profiles track the same temporal patterns or whether each measurement scale </w:t>
      </w:r>
      <w:ins w:author="Zimmerman, Amy E" w:date="2026-06-10T08:27:00Z" w16du:dateUtc="2026-06-10T15:27:00Z" w:id="260">
        <w:r w:rsidR="007625A5">
          <w:rPr>
            <w:rFonts w:ascii="Arial" w:hAnsi="Arial" w:cs="Arial"/>
            <w:sz w:val="22"/>
            <w:szCs w:val="22"/>
          </w:rPr>
          <w:t xml:space="preserve">(molecules, enzymes, </w:t>
        </w:r>
      </w:ins>
      <w:ins w:author="Zimmerman, Amy E" w:date="2026-06-10T08:28:00Z" w16du:dateUtc="2026-06-10T15:28:00Z" w:id="261">
        <w:r w:rsidR="008F1F63">
          <w:rPr>
            <w:rFonts w:ascii="Arial" w:hAnsi="Arial" w:cs="Arial"/>
            <w:sz w:val="22"/>
            <w:szCs w:val="22"/>
          </w:rPr>
          <w:t>respiration</w:t>
        </w:r>
        <w:r w:rsidR="007625A5">
          <w:rPr>
            <w:rFonts w:ascii="Arial" w:hAnsi="Arial" w:cs="Arial"/>
            <w:sz w:val="22"/>
            <w:szCs w:val="22"/>
          </w:rPr>
          <w:t xml:space="preserve">) </w:t>
        </w:r>
      </w:ins>
      <w:r w:rsidRPr="009C2246" w:rsidR="009C2246">
        <w:rPr>
          <w:rFonts w:ascii="Arial" w:hAnsi="Arial" w:cs="Arial"/>
          <w:sz w:val="22"/>
          <w:szCs w:val="22"/>
        </w:rPr>
        <w:t xml:space="preserve">captures distinct aspects of microbial activity. </w:t>
      </w:r>
      <w:r w:rsidRPr="00873025" w:rsidR="00873025">
        <w:rPr>
          <w:rFonts w:ascii="Arial" w:hAnsi="Arial" w:cs="Arial"/>
          <w:sz w:val="22"/>
          <w:szCs w:val="22"/>
        </w:rPr>
        <w:t>Because moisture</w:t>
      </w:r>
      <w:r w:rsidR="008F4CA4">
        <w:rPr>
          <w:rFonts w:ascii="Arial" w:hAnsi="Arial" w:cs="Arial"/>
          <w:sz w:val="22"/>
          <w:szCs w:val="22"/>
        </w:rPr>
        <w:t xml:space="preserve"> treatment</w:t>
      </w:r>
      <w:r w:rsidRPr="00873025" w:rsidR="00873025">
        <w:rPr>
          <w:rFonts w:ascii="Arial" w:hAnsi="Arial" w:cs="Arial"/>
          <w:sz w:val="22"/>
          <w:szCs w:val="22"/>
        </w:rPr>
        <w:t xml:space="preserve"> </w:t>
      </w:r>
      <w:r w:rsidR="008F4CA4">
        <w:rPr>
          <w:rFonts w:ascii="Arial" w:hAnsi="Arial" w:cs="Arial"/>
          <w:sz w:val="22"/>
          <w:szCs w:val="22"/>
        </w:rPr>
        <w:t>didn’t provide much explanatory power</w:t>
      </w:r>
      <w:r w:rsidRPr="00873025" w:rsidR="00873025">
        <w:rPr>
          <w:rFonts w:ascii="Arial" w:hAnsi="Arial" w:cs="Arial"/>
          <w:sz w:val="22"/>
          <w:szCs w:val="22"/>
        </w:rPr>
        <w:t>, we focused the integrated analysis on the 100% irrigation plots</w:t>
      </w:r>
      <w:ins w:author="Zimmerman, Amy E" w:date="2026-06-10T08:28:00Z" w16du:dateUtc="2026-06-10T15:28:00Z" w:id="262">
        <w:r w:rsidR="008F1F63">
          <w:rPr>
            <w:rFonts w:ascii="Arial" w:hAnsi="Arial" w:cs="Arial"/>
            <w:sz w:val="22"/>
            <w:szCs w:val="22"/>
          </w:rPr>
          <w:t xml:space="preserve"> and months</w:t>
        </w:r>
      </w:ins>
      <w:del w:author="Zimmerman, Amy E" w:date="2026-06-10T08:28:00Z" w16du:dateUtc="2026-06-10T15:28:00Z" w:id="263">
        <w:r w:rsidRPr="00873025" w:rsidDel="008F1F63" w:rsidR="00873025">
          <w:rPr>
            <w:rFonts w:ascii="Arial" w:hAnsi="Arial" w:cs="Arial"/>
            <w:sz w:val="22"/>
            <w:szCs w:val="22"/>
          </w:rPr>
          <w:delText>,</w:delText>
        </w:r>
      </w:del>
      <w:r w:rsidRPr="00873025" w:rsidR="00873025">
        <w:rPr>
          <w:rFonts w:ascii="Arial" w:hAnsi="Arial" w:cs="Arial"/>
          <w:sz w:val="22"/>
          <w:szCs w:val="22"/>
        </w:rPr>
        <w:t xml:space="preserve"> where metatranscriptomes were available, while retaining the temporal signal of </w:t>
      </w:r>
      <w:r w:rsidRPr="00873025" w:rsidR="009C5207">
        <w:rPr>
          <w:rFonts w:ascii="Arial" w:hAnsi="Arial" w:cs="Arial"/>
          <w:sz w:val="22"/>
          <w:szCs w:val="22"/>
        </w:rPr>
        <w:t>interest.</w:t>
      </w:r>
      <w:r w:rsidRPr="009C2246" w:rsidR="009C5207">
        <w:rPr>
          <w:rFonts w:ascii="Arial" w:hAnsi="Arial" w:cs="Arial"/>
          <w:sz w:val="22"/>
          <w:szCs w:val="22"/>
        </w:rPr>
        <w:t xml:space="preserve"> </w:t>
      </w:r>
      <w:r w:rsidRPr="00723E1A" w:rsidR="00723E1A">
        <w:rPr>
          <w:rFonts w:ascii="Arial" w:hAnsi="Arial" w:cs="Arial"/>
          <w:sz w:val="22"/>
          <w:szCs w:val="22"/>
        </w:rPr>
        <w:t xml:space="preserve">We applied </w:t>
      </w:r>
      <w:r w:rsidRPr="00DB5410" w:rsidR="00DB5410">
        <w:rPr>
          <w:rFonts w:ascii="Arial" w:hAnsi="Arial" w:cs="Arial"/>
          <w:sz w:val="22"/>
          <w:szCs w:val="22"/>
        </w:rPr>
        <w:t>MEFISTO</w:t>
      </w:r>
      <w:ins w:author="Zimmerman, Amy E" w:date="2026-06-10T08:33:00Z" w16du:dateUtc="2026-06-10T15:33:00Z" w:id="264">
        <w:r w:rsidR="00A72820">
          <w:rPr>
            <w:rFonts w:ascii="Arial" w:hAnsi="Arial" w:cs="Arial"/>
            <w:sz w:val="22"/>
            <w:szCs w:val="22"/>
          </w:rPr>
          <w:t xml:space="preserve"> (</w:t>
        </w:r>
      </w:ins>
      <w:ins w:author="Zimmerman, Amy E" w:date="2026-06-10T08:33:00Z" w:id="265">
        <w:r w:rsidRPr="00A72820" w:rsidR="00A72820">
          <w:rPr>
            <w:rFonts w:ascii="Arial" w:hAnsi="Arial" w:cs="Arial"/>
            <w:b/>
            <w:bCs/>
            <w:sz w:val="22"/>
            <w:szCs w:val="22"/>
          </w:rPr>
          <w:t>M</w:t>
        </w:r>
        <w:r w:rsidRPr="00A72820" w:rsidR="00A72820">
          <w:rPr>
            <w:rFonts w:ascii="Arial" w:hAnsi="Arial" w:cs="Arial"/>
            <w:sz w:val="22"/>
            <w:szCs w:val="22"/>
          </w:rPr>
          <w:t xml:space="preserve">ultiple </w:t>
        </w:r>
        <w:r w:rsidRPr="00A72820" w:rsidR="00A72820">
          <w:rPr>
            <w:rFonts w:ascii="Arial" w:hAnsi="Arial" w:cs="Arial"/>
            <w:b/>
            <w:bCs/>
            <w:sz w:val="22"/>
            <w:szCs w:val="22"/>
          </w:rPr>
          <w:t>E</w:t>
        </w:r>
        <w:r w:rsidRPr="00A72820" w:rsidR="00A72820">
          <w:rPr>
            <w:rFonts w:ascii="Arial" w:hAnsi="Arial" w:cs="Arial"/>
            <w:sz w:val="22"/>
            <w:szCs w:val="22"/>
          </w:rPr>
          <w:t xml:space="preserve">xplanatory </w:t>
        </w:r>
        <w:r w:rsidRPr="00A72820" w:rsidR="00A72820">
          <w:rPr>
            <w:rFonts w:ascii="Arial" w:hAnsi="Arial" w:cs="Arial"/>
            <w:b/>
            <w:bCs/>
            <w:sz w:val="22"/>
            <w:szCs w:val="22"/>
          </w:rPr>
          <w:t>F</w:t>
        </w:r>
        <w:r w:rsidRPr="00A72820" w:rsidR="00A72820">
          <w:rPr>
            <w:rFonts w:ascii="Arial" w:hAnsi="Arial" w:cs="Arial"/>
            <w:sz w:val="22"/>
            <w:szCs w:val="22"/>
          </w:rPr>
          <w:t xml:space="preserve">actor </w:t>
        </w:r>
        <w:r w:rsidRPr="00A72820" w:rsidR="00A72820">
          <w:rPr>
            <w:rFonts w:ascii="Arial" w:hAnsi="Arial" w:cs="Arial"/>
            <w:b/>
            <w:bCs/>
            <w:sz w:val="22"/>
            <w:szCs w:val="22"/>
          </w:rPr>
          <w:t>I</w:t>
        </w:r>
        <w:r w:rsidRPr="00A72820" w:rsidR="00A72820">
          <w:rPr>
            <w:rFonts w:ascii="Arial" w:hAnsi="Arial" w:cs="Arial"/>
            <w:sz w:val="22"/>
            <w:szCs w:val="22"/>
          </w:rPr>
          <w:t xml:space="preserve">ntegration applied to </w:t>
        </w:r>
        <w:r w:rsidRPr="00A72820" w:rsidR="00A72820">
          <w:rPr>
            <w:rFonts w:ascii="Arial" w:hAnsi="Arial" w:cs="Arial"/>
            <w:b/>
            <w:bCs/>
            <w:sz w:val="22"/>
            <w:szCs w:val="22"/>
          </w:rPr>
          <w:t>S</w:t>
        </w:r>
        <w:r w:rsidRPr="00A72820" w:rsidR="00A72820">
          <w:rPr>
            <w:rFonts w:ascii="Arial" w:hAnsi="Arial" w:cs="Arial"/>
            <w:sz w:val="22"/>
            <w:szCs w:val="22"/>
          </w:rPr>
          <w:t>patio-</w:t>
        </w:r>
        <w:r w:rsidRPr="00A72820" w:rsidR="00A72820">
          <w:rPr>
            <w:rFonts w:ascii="Arial" w:hAnsi="Arial" w:cs="Arial"/>
            <w:b/>
            <w:bCs/>
            <w:sz w:val="22"/>
            <w:szCs w:val="22"/>
          </w:rPr>
          <w:t>T</w:t>
        </w:r>
        <w:r w:rsidRPr="00A72820" w:rsidR="00A72820">
          <w:rPr>
            <w:rFonts w:ascii="Arial" w:hAnsi="Arial" w:cs="Arial"/>
            <w:sz w:val="22"/>
            <w:szCs w:val="22"/>
          </w:rPr>
          <w:t xml:space="preserve">emporal </w:t>
        </w:r>
        <w:r w:rsidRPr="00A72820" w:rsidR="00A72820">
          <w:rPr>
            <w:rFonts w:ascii="Arial" w:hAnsi="Arial" w:cs="Arial"/>
            <w:b/>
            <w:bCs/>
            <w:sz w:val="22"/>
            <w:szCs w:val="22"/>
          </w:rPr>
          <w:t>O</w:t>
        </w:r>
        <w:r w:rsidRPr="00A72820" w:rsidR="00A72820">
          <w:rPr>
            <w:rFonts w:ascii="Arial" w:hAnsi="Arial" w:cs="Arial"/>
            <w:sz w:val="22"/>
            <w:szCs w:val="22"/>
          </w:rPr>
          <w:t>mics</w:t>
        </w:r>
      </w:ins>
      <w:ins w:author="Zimmerman, Amy E" w:date="2026-06-10T08:33:00Z" w16du:dateUtc="2026-06-10T15:33:00Z" w:id="266">
        <w:r w:rsidR="00A72820">
          <w:rPr>
            <w:rFonts w:ascii="Arial" w:hAnsi="Arial" w:cs="Arial"/>
            <w:sz w:val="22"/>
            <w:szCs w:val="22"/>
          </w:rPr>
          <w:t>)</w:t>
        </w:r>
      </w:ins>
      <w:r w:rsidRPr="00DB5410" w:rsidR="00DB5410">
        <w:rPr>
          <w:rFonts w:ascii="Arial" w:hAnsi="Arial" w:cs="Arial"/>
          <w:sz w:val="22"/>
          <w:szCs w:val="22"/>
        </w:rPr>
        <w:t xml:space="preserve">, a </w:t>
      </w:r>
      <w:ins w:author="Zimmerman, Amy E" w:date="2026-06-10T08:28:00Z" w16du:dateUtc="2026-06-10T15:28:00Z" w:id="267">
        <w:r w:rsidR="00676B4A">
          <w:rPr>
            <w:rFonts w:ascii="Arial" w:hAnsi="Arial" w:cs="Arial"/>
            <w:sz w:val="22"/>
            <w:szCs w:val="22"/>
          </w:rPr>
          <w:t>variation of multi-omic factor analys</w:t>
        </w:r>
      </w:ins>
      <w:ins w:author="Zimmerman, Amy E" w:date="2026-06-10T08:29:00Z" w16du:dateUtc="2026-06-10T15:29:00Z" w:id="268">
        <w:r w:rsidR="00676B4A">
          <w:rPr>
            <w:rFonts w:ascii="Arial" w:hAnsi="Arial" w:cs="Arial"/>
            <w:sz w:val="22"/>
            <w:szCs w:val="22"/>
          </w:rPr>
          <w:t xml:space="preserve">is </w:t>
        </w:r>
      </w:ins>
      <w:r w:rsidRPr="00DB5410" w:rsidR="00DB5410">
        <w:rPr>
          <w:rFonts w:ascii="Arial" w:hAnsi="Arial" w:cs="Arial"/>
          <w:sz w:val="22"/>
          <w:szCs w:val="22"/>
        </w:rPr>
        <w:t>method</w:t>
      </w:r>
      <w:ins w:author="Zimmerman, Amy E" w:date="2026-06-10T08:31:00Z" w16du:dateUtc="2026-06-10T15:31:00Z" w:id="269">
        <w:r w:rsidR="005B2384">
          <w:rPr>
            <w:rFonts w:ascii="Arial" w:hAnsi="Arial" w:cs="Arial"/>
            <w:sz w:val="22"/>
            <w:szCs w:val="22"/>
          </w:rPr>
          <w:t>,</w:t>
        </w:r>
      </w:ins>
      <w:r w:rsidRPr="00DB5410" w:rsidR="00DB5410">
        <w:rPr>
          <w:rFonts w:ascii="Arial" w:hAnsi="Arial" w:cs="Arial"/>
          <w:sz w:val="22"/>
          <w:szCs w:val="22"/>
        </w:rPr>
        <w:t xml:space="preserve"> </w:t>
      </w:r>
      <w:ins w:author="Zimmerman, Amy E" w:date="2026-06-10T08:31:00Z" w16du:dateUtc="2026-06-10T15:31:00Z" w:id="270">
        <w:r w:rsidR="005B2384">
          <w:rPr>
            <w:rFonts w:ascii="Arial" w:hAnsi="Arial" w:cs="Arial"/>
            <w:sz w:val="22"/>
            <w:szCs w:val="22"/>
          </w:rPr>
          <w:t>which</w:t>
        </w:r>
      </w:ins>
      <w:del w:author="Zimmerman, Amy E" w:date="2026-06-10T08:31:00Z" w16du:dateUtc="2026-06-10T15:31:00Z" w:id="271">
        <w:r w:rsidRPr="00DB5410" w:rsidDel="005B2384" w:rsidR="00DB5410">
          <w:rPr>
            <w:rFonts w:ascii="Arial" w:hAnsi="Arial" w:cs="Arial"/>
            <w:sz w:val="22"/>
            <w:szCs w:val="22"/>
          </w:rPr>
          <w:delText>that</w:delText>
        </w:r>
      </w:del>
      <w:r w:rsidRPr="00DB5410" w:rsidR="00DB5410">
        <w:rPr>
          <w:rFonts w:ascii="Arial" w:hAnsi="Arial" w:cs="Arial"/>
          <w:sz w:val="22"/>
          <w:szCs w:val="22"/>
        </w:rPr>
        <w:t xml:space="preserve"> identifies shared temporal patterns across data types measured through time</w:t>
      </w:r>
      <w:ins w:author="Zimmerman, Amy E" w:date="2026-06-10T08:29:00Z" w16du:dateUtc="2026-06-10T15:29:00Z" w:id="272">
        <w:r w:rsidR="00F81A64">
          <w:rPr>
            <w:rFonts w:ascii="Arial" w:hAnsi="Arial" w:cs="Arial"/>
            <w:sz w:val="22"/>
            <w:szCs w:val="22"/>
          </w:rPr>
          <w:t xml:space="preserve"> </w:t>
        </w:r>
      </w:ins>
      <w:ins w:author="Zimmerman, Amy E" w:date="2026-06-10T08:31:00Z" w16du:dateUtc="2026-06-10T15:31:00Z" w:id="273">
        <w:r w:rsidR="009D2F53">
          <w:rPr>
            <w:rFonts w:ascii="Arial" w:hAnsi="Arial" w:cs="Arial"/>
            <w:sz w:val="22"/>
            <w:szCs w:val="22"/>
          </w:rPr>
          <w:t xml:space="preserve">sensitively </w:t>
        </w:r>
      </w:ins>
      <w:ins w:author="Zimmerman, Amy E" w:date="2026-06-10T08:29:00Z" w16du:dateUtc="2026-06-10T15:29:00Z" w:id="274">
        <w:r w:rsidR="00F81A64">
          <w:rPr>
            <w:rFonts w:ascii="Arial" w:hAnsi="Arial" w:cs="Arial"/>
            <w:sz w:val="22"/>
            <w:szCs w:val="22"/>
          </w:rPr>
          <w:t>by accounting for temporal noise</w:t>
        </w:r>
      </w:ins>
      <w:r w:rsidRPr="00DB5410" w:rsidR="00DB5410">
        <w:rPr>
          <w:rFonts w:ascii="Arial" w:hAnsi="Arial" w:cs="Arial"/>
          <w:sz w:val="22"/>
          <w:szCs w:val="22"/>
        </w:rPr>
        <w:t xml:space="preserve">, </w:t>
      </w:r>
      <w:r w:rsidRPr="002C1B11" w:rsidR="00D46E1A">
        <w:rPr>
          <w:rFonts w:ascii="Arial" w:hAnsi="Arial" w:cs="Arial"/>
          <w:sz w:val="22"/>
          <w:szCs w:val="22"/>
        </w:rPr>
        <w:t xml:space="preserve">enabling us to test whether the phenotypic trends identified in </w:t>
      </w:r>
      <w:del w:author="Zimmerman, Amy E" w:date="2026-06-10T08:29:00Z" w16du:dateUtc="2026-06-10T15:29:00Z" w:id="275">
        <w:r w:rsidRPr="002C1B11" w:rsidDel="00236C7C" w:rsidR="00D46E1A">
          <w:rPr>
            <w:rFonts w:ascii="Arial" w:hAnsi="Arial" w:cs="Arial"/>
            <w:sz w:val="22"/>
            <w:szCs w:val="22"/>
          </w:rPr>
          <w:delText xml:space="preserve">Q1 </w:delText>
        </w:r>
      </w:del>
      <w:ins w:author="Zimmerman, Amy E" w:date="2026-06-10T08:29:00Z" w16du:dateUtc="2026-06-10T15:29:00Z" w:id="276">
        <w:r w:rsidR="00236C7C">
          <w:rPr>
            <w:rFonts w:ascii="Arial" w:hAnsi="Arial" w:cs="Arial"/>
            <w:sz w:val="22"/>
            <w:szCs w:val="22"/>
          </w:rPr>
          <w:t>the SIR data alone</w:t>
        </w:r>
        <w:r w:rsidRPr="002C1B11" w:rsidR="00236C7C">
          <w:rPr>
            <w:rFonts w:ascii="Arial" w:hAnsi="Arial" w:cs="Arial"/>
            <w:sz w:val="22"/>
            <w:szCs w:val="22"/>
          </w:rPr>
          <w:t xml:space="preserve"> </w:t>
        </w:r>
      </w:ins>
      <w:r w:rsidRPr="002C1B11" w:rsidR="00D46E1A">
        <w:rPr>
          <w:rFonts w:ascii="Arial" w:hAnsi="Arial" w:cs="Arial"/>
          <w:sz w:val="22"/>
          <w:szCs w:val="22"/>
        </w:rPr>
        <w:t xml:space="preserve">reflect coordinated regulation across </w:t>
      </w:r>
      <w:ins w:author="Zimmerman, Amy E" w:date="2026-06-10T08:30:00Z" w16du:dateUtc="2026-06-10T15:30:00Z" w:id="277">
        <w:r w:rsidR="00236C7C">
          <w:rPr>
            <w:rFonts w:ascii="Arial" w:hAnsi="Arial" w:cs="Arial"/>
            <w:sz w:val="22"/>
            <w:szCs w:val="22"/>
          </w:rPr>
          <w:t xml:space="preserve">phenotypic </w:t>
        </w:r>
      </w:ins>
      <w:r w:rsidRPr="002C1B11" w:rsidR="00D46E1A">
        <w:rPr>
          <w:rFonts w:ascii="Arial" w:hAnsi="Arial" w:cs="Arial"/>
          <w:sz w:val="22"/>
          <w:szCs w:val="22"/>
        </w:rPr>
        <w:t>scales</w:t>
      </w:r>
      <w:r w:rsidRPr="00DB5410" w:rsidR="00DB5410">
        <w:rPr>
          <w:rFonts w:ascii="Arial" w:hAnsi="Arial" w:cs="Arial"/>
          <w:sz w:val="22"/>
          <w:szCs w:val="22"/>
        </w:rPr>
        <w:t xml:space="preserve">. </w:t>
      </w:r>
    </w:p>
    <w:p w:rsidR="00250C33" w:rsidP="00250C33" w:rsidRDefault="00250C33" w14:paraId="4EEEC8CB" w14:textId="66348B0D">
      <w:pPr>
        <w:rPr>
          <w:rFonts w:ascii="Arial" w:hAnsi="Arial" w:cs="Arial"/>
          <w:sz w:val="22"/>
          <w:szCs w:val="22"/>
        </w:rPr>
      </w:pPr>
      <w:r w:rsidRPr="00250C33">
        <w:rPr>
          <w:rFonts w:ascii="Arial" w:hAnsi="Arial" w:cs="Arial"/>
          <w:sz w:val="22"/>
          <w:szCs w:val="22"/>
        </w:rPr>
        <w:t xml:space="preserve">MEFISTO </w:t>
      </w:r>
      <w:ins w:author="Zimmerman, Amy E" w:date="2026-06-10T08:34:00Z" w16du:dateUtc="2026-06-10T15:34:00Z" w:id="278">
        <w:r w:rsidR="007B0FBC">
          <w:rPr>
            <w:rFonts w:ascii="Arial" w:hAnsi="Arial" w:cs="Arial"/>
            <w:sz w:val="22"/>
            <w:szCs w:val="22"/>
          </w:rPr>
          <w:t xml:space="preserve">identified a latent factor that </w:t>
        </w:r>
      </w:ins>
      <w:r w:rsidRPr="00250C33">
        <w:rPr>
          <w:rFonts w:ascii="Arial" w:hAnsi="Arial" w:cs="Arial"/>
          <w:sz w:val="22"/>
          <w:szCs w:val="22"/>
        </w:rPr>
        <w:t xml:space="preserve">partially recovered the dominant winter-active </w:t>
      </w:r>
      <w:commentRangeStart w:id="279"/>
      <w:r w:rsidRPr="00250C33">
        <w:rPr>
          <w:rFonts w:ascii="Arial" w:hAnsi="Arial" w:cs="Arial"/>
          <w:sz w:val="22"/>
          <w:szCs w:val="22"/>
        </w:rPr>
        <w:t xml:space="preserve">substrate-use </w:t>
      </w:r>
      <w:commentRangeEnd w:id="279"/>
      <w:r w:rsidRPr="00250C33" w:rsidR="007613CF">
        <w:rPr>
          <w:rStyle w:val="CommentReference"/>
          <w:rFonts w:ascii="Arial" w:hAnsi="Arial" w:cs="Arial"/>
          <w:sz w:val="22"/>
          <w:szCs w:val="22"/>
        </w:rPr>
        <w:commentReference w:id="279"/>
      </w:r>
      <w:r w:rsidRPr="00250C33">
        <w:rPr>
          <w:rFonts w:ascii="Arial" w:hAnsi="Arial" w:cs="Arial"/>
          <w:sz w:val="22"/>
          <w:szCs w:val="22"/>
        </w:rPr>
        <w:t xml:space="preserve">pattern </w:t>
      </w:r>
      <w:ins w:author="Zimmerman, Amy E" w:date="2026-06-10T08:34:00Z" w16du:dateUtc="2026-06-10T15:34:00Z" w:id="280">
        <w:r w:rsidR="004D4F4F">
          <w:rPr>
            <w:rFonts w:ascii="Arial" w:hAnsi="Arial" w:cs="Arial"/>
            <w:sz w:val="22"/>
            <w:szCs w:val="22"/>
          </w:rPr>
          <w:t>(</w:t>
        </w:r>
      </w:ins>
      <w:commentRangeStart w:id="281"/>
      <w:del w:author="Zimmerman, Amy E" w:date="2026-06-10T08:34:00Z" w16du:dateUtc="2026-06-10T15:34:00Z" w:id="282">
        <w:r w:rsidRPr="00250C33" w:rsidDel="004D4F4F">
          <w:rPr>
            <w:rFonts w:ascii="Arial" w:hAnsi="Arial" w:cs="Arial"/>
            <w:sz w:val="22"/>
            <w:szCs w:val="22"/>
          </w:rPr>
          <w:delText xml:space="preserve">as </w:delText>
        </w:r>
      </w:del>
      <w:r w:rsidRPr="00250C33">
        <w:rPr>
          <w:rFonts w:ascii="Arial" w:hAnsi="Arial" w:cs="Arial"/>
          <w:sz w:val="22"/>
          <w:szCs w:val="22"/>
        </w:rPr>
        <w:t>Factor 1</w:t>
      </w:r>
      <w:commentRangeEnd w:id="281"/>
      <w:r w:rsidR="00FF49B7">
        <w:rPr>
          <w:rStyle w:val="CommentReference"/>
          <w:rFonts w:ascii="Arial" w:hAnsi="Arial" w:cs="Arial"/>
          <w:sz w:val="22"/>
          <w:szCs w:val="22"/>
        </w:rPr>
        <w:commentReference w:id="281"/>
      </w:r>
      <w:ins w:author="Zimmerman, Amy E" w:date="2026-06-10T08:35:00Z" w16du:dateUtc="2026-06-10T15:35:00Z" w:id="283">
        <w:r w:rsidR="004D4F4F">
          <w:rPr>
            <w:rFonts w:ascii="Arial" w:hAnsi="Arial" w:cs="Arial"/>
            <w:sz w:val="22"/>
            <w:szCs w:val="22"/>
          </w:rPr>
          <w:t>)</w:t>
        </w:r>
      </w:ins>
      <w:r w:rsidRPr="00250C33">
        <w:rPr>
          <w:rFonts w:ascii="Arial" w:hAnsi="Arial" w:cs="Arial"/>
          <w:sz w:val="22"/>
          <w:szCs w:val="22"/>
        </w:rPr>
        <w:t xml:space="preserve">, which linked </w:t>
      </w:r>
      <w:r w:rsidR="00CB71CC">
        <w:rPr>
          <w:rFonts w:ascii="Arial" w:hAnsi="Arial" w:cs="Arial"/>
          <w:sz w:val="22"/>
          <w:szCs w:val="22"/>
        </w:rPr>
        <w:t>Cluster 2</w:t>
      </w:r>
      <w:r w:rsidRPr="00250C33">
        <w:rPr>
          <w:rFonts w:ascii="Arial" w:hAnsi="Arial" w:cs="Arial"/>
          <w:sz w:val="22"/>
          <w:szCs w:val="22"/>
        </w:rPr>
        <w:t xml:space="preserve"> </w:t>
      </w:r>
      <w:ins w:author="Zimmerman, Amy E" w:date="2026-06-10T08:39:00Z" w16du:dateUtc="2026-06-10T15:39:00Z" w:id="284">
        <w:r w:rsidR="00DF00CD">
          <w:rPr>
            <w:rFonts w:ascii="Arial" w:hAnsi="Arial" w:cs="Arial"/>
            <w:sz w:val="22"/>
            <w:szCs w:val="22"/>
          </w:rPr>
          <w:t xml:space="preserve">SIR </w:t>
        </w:r>
      </w:ins>
      <w:r w:rsidRPr="00250C33">
        <w:rPr>
          <w:rFonts w:ascii="Arial" w:hAnsi="Arial" w:cs="Arial"/>
          <w:sz w:val="22"/>
          <w:szCs w:val="22"/>
        </w:rPr>
        <w:t>substrates with extracellular enzyme activity and a subset of transcriptomic features, collectively explaining 3.5–6.7% variance per view</w:t>
      </w:r>
      <w:ins w:author="Zimmerman, Amy E" w:date="2026-06-10T08:40:00Z" w16du:dateUtc="2026-06-10T15:40:00Z" w:id="285">
        <w:r w:rsidR="006365DE">
          <w:rPr>
            <w:rFonts w:ascii="Arial" w:hAnsi="Arial" w:cs="Arial"/>
            <w:sz w:val="22"/>
            <w:szCs w:val="22"/>
          </w:rPr>
          <w:t xml:space="preserve"> (data type or data modality)</w:t>
        </w:r>
      </w:ins>
      <w:r w:rsidRPr="00250C33">
        <w:rPr>
          <w:rFonts w:ascii="Arial" w:hAnsi="Arial" w:cs="Arial"/>
          <w:sz w:val="22"/>
          <w:szCs w:val="22"/>
        </w:rPr>
        <w:t xml:space="preserve">. Although Factor 1 accounted for only 4.1% of transcriptome variance, this was the largest transcriptome contribution to any multi-view factor. A second factor (Factor 4) showed transcriptome-led enrichment for amino acid metabolism with weaker, more selective </w:t>
      </w:r>
      <w:del w:author="Zimmerman, Amy E" w:date="2026-06-10T08:40:00Z" w16du:dateUtc="2026-06-10T15:40:00Z" w:id="286">
        <w:r w:rsidRPr="00250C33" w:rsidDel="00762E0A">
          <w:rPr>
            <w:rFonts w:ascii="Arial" w:hAnsi="Arial" w:cs="Arial"/>
            <w:sz w:val="22"/>
            <w:szCs w:val="22"/>
          </w:rPr>
          <w:delText xml:space="preserve">MicroResp </w:delText>
        </w:r>
      </w:del>
      <w:ins w:author="Zimmerman, Amy E" w:date="2026-06-10T08:40:00Z" w16du:dateUtc="2026-06-10T15:40:00Z" w:id="287">
        <w:r w:rsidR="00762E0A">
          <w:rPr>
            <w:rFonts w:ascii="Arial" w:hAnsi="Arial" w:cs="Arial"/>
            <w:sz w:val="22"/>
            <w:szCs w:val="22"/>
          </w:rPr>
          <w:t>respiration</w:t>
        </w:r>
        <w:r w:rsidRPr="00250C33" w:rsidR="00762E0A">
          <w:rPr>
            <w:rFonts w:ascii="Arial" w:hAnsi="Arial" w:cs="Arial"/>
            <w:sz w:val="22"/>
            <w:szCs w:val="22"/>
          </w:rPr>
          <w:t xml:space="preserve"> </w:t>
        </w:r>
      </w:ins>
      <w:r w:rsidRPr="00250C33">
        <w:rPr>
          <w:rFonts w:ascii="Arial" w:hAnsi="Arial" w:cs="Arial"/>
          <w:sz w:val="22"/>
          <w:szCs w:val="22"/>
        </w:rPr>
        <w:t xml:space="preserve">contributions. In contrast, the sharp September–October </w:t>
      </w:r>
      <w:r w:rsidR="000E7905">
        <w:rPr>
          <w:rFonts w:ascii="Arial" w:hAnsi="Arial" w:cs="Arial"/>
          <w:sz w:val="22"/>
          <w:szCs w:val="22"/>
        </w:rPr>
        <w:t>amino acid/</w:t>
      </w:r>
      <w:r w:rsidRPr="00250C33">
        <w:rPr>
          <w:rFonts w:ascii="Arial" w:hAnsi="Arial" w:cs="Arial"/>
          <w:sz w:val="22"/>
          <w:szCs w:val="22"/>
        </w:rPr>
        <w:t>organic-acid pulse (</w:t>
      </w:r>
      <w:r w:rsidR="00620DCF">
        <w:rPr>
          <w:rFonts w:ascii="Arial" w:hAnsi="Arial" w:cs="Arial"/>
          <w:sz w:val="22"/>
          <w:szCs w:val="22"/>
        </w:rPr>
        <w:t>Cluster 1</w:t>
      </w:r>
      <w:r w:rsidRPr="00250C33">
        <w:rPr>
          <w:rFonts w:ascii="Arial" w:hAnsi="Arial" w:cs="Arial"/>
          <w:sz w:val="22"/>
          <w:szCs w:val="22"/>
        </w:rPr>
        <w:t>) was not recovered as a major shared factor; these substrates grouped modestly on Factor 3 but showed a broad summer-to-fall pattern rather than the distinct autumn peak. This may reflect insufficient temporal resolution (</w:t>
      </w:r>
      <w:ins w:author="Zimmerman, Amy E" w:date="2026-06-10T08:41:00Z" w16du:dateUtc="2026-06-10T15:41:00Z" w:id="288">
        <w:r w:rsidR="00754286">
          <w:rPr>
            <w:rFonts w:ascii="Arial" w:hAnsi="Arial" w:cs="Arial"/>
            <w:sz w:val="22"/>
            <w:szCs w:val="22"/>
          </w:rPr>
          <w:t xml:space="preserve">only </w:t>
        </w:r>
      </w:ins>
      <w:r w:rsidRPr="00250C33">
        <w:rPr>
          <w:rFonts w:ascii="Arial" w:hAnsi="Arial" w:cs="Arial"/>
          <w:sz w:val="22"/>
          <w:szCs w:val="22"/>
        </w:rPr>
        <w:t xml:space="preserve">one September and one October transcriptome sample) to capture transient pulses, or genuine phenotype-specificity of short-lived rhizosphere signals. Together, these results support </w:t>
      </w:r>
      <w:del w:author="Zimmerman, Amy E" w:date="2026-06-10T08:41:00Z" w16du:dateUtc="2026-06-10T15:41:00Z" w:id="289">
        <w:r w:rsidRPr="00250C33" w:rsidDel="00754286">
          <w:rPr>
            <w:rFonts w:ascii="Arial" w:hAnsi="Arial" w:cs="Arial"/>
            <w:sz w:val="22"/>
            <w:szCs w:val="22"/>
          </w:rPr>
          <w:delText>H2:</w:delText>
        </w:r>
      </w:del>
      <w:ins w:author="Zimmerman, Amy E" w:date="2026-06-10T08:41:00Z" w16du:dateUtc="2026-06-10T15:41:00Z" w:id="290">
        <w:r w:rsidR="00754286">
          <w:rPr>
            <w:rFonts w:ascii="Arial" w:hAnsi="Arial" w:cs="Arial"/>
            <w:sz w:val="22"/>
            <w:szCs w:val="22"/>
          </w:rPr>
          <w:t>our hypothesis that</w:t>
        </w:r>
      </w:ins>
      <w:r w:rsidRPr="00250C33">
        <w:rPr>
          <w:rFonts w:ascii="Arial" w:hAnsi="Arial" w:cs="Arial"/>
          <w:sz w:val="22"/>
          <w:szCs w:val="22"/>
        </w:rPr>
        <w:t xml:space="preserve"> microbial function</w:t>
      </w:r>
      <w:ins w:author="Zimmerman, Amy E" w:date="2026-06-10T08:42:00Z" w16du:dateUtc="2026-06-10T15:42:00Z" w:id="291">
        <w:r w:rsidR="00282AD1">
          <w:rPr>
            <w:rFonts w:ascii="Arial" w:hAnsi="Arial" w:cs="Arial"/>
            <w:sz w:val="22"/>
            <w:szCs w:val="22"/>
          </w:rPr>
          <w:t>s</w:t>
        </w:r>
      </w:ins>
      <w:r w:rsidRPr="00250C33">
        <w:rPr>
          <w:rFonts w:ascii="Arial" w:hAnsi="Arial" w:cs="Arial"/>
          <w:sz w:val="22"/>
          <w:szCs w:val="22"/>
        </w:rPr>
        <w:t xml:space="preserve"> </w:t>
      </w:r>
      <w:commentRangeStart w:id="292"/>
      <w:r w:rsidRPr="00250C33">
        <w:rPr>
          <w:rFonts w:ascii="Arial" w:hAnsi="Arial" w:cs="Arial"/>
          <w:sz w:val="22"/>
          <w:szCs w:val="22"/>
        </w:rPr>
        <w:t>show</w:t>
      </w:r>
      <w:del w:author="Zimmerman, Amy E" w:date="2026-06-10T08:42:00Z" w16du:dateUtc="2026-06-10T15:42:00Z" w:id="293">
        <w:r w:rsidRPr="00250C33" w:rsidDel="00282AD1">
          <w:rPr>
            <w:rFonts w:ascii="Arial" w:hAnsi="Arial" w:cs="Arial"/>
            <w:sz w:val="22"/>
            <w:szCs w:val="22"/>
          </w:rPr>
          <w:delText>s</w:delText>
        </w:r>
      </w:del>
      <w:r w:rsidRPr="00250C33">
        <w:rPr>
          <w:rFonts w:ascii="Arial" w:hAnsi="Arial" w:cs="Arial"/>
          <w:sz w:val="22"/>
          <w:szCs w:val="22"/>
        </w:rPr>
        <w:t xml:space="preserve"> partially shared temporal structure </w:t>
      </w:r>
      <w:commentRangeEnd w:id="292"/>
      <w:r w:rsidRPr="00250C33" w:rsidR="00006CEA">
        <w:rPr>
          <w:rStyle w:val="CommentReference"/>
          <w:rFonts w:ascii="Arial" w:hAnsi="Arial" w:cs="Arial"/>
          <w:sz w:val="22"/>
          <w:szCs w:val="22"/>
        </w:rPr>
        <w:commentReference w:id="292"/>
      </w:r>
      <w:r w:rsidRPr="00250C33">
        <w:rPr>
          <w:rFonts w:ascii="Arial" w:hAnsi="Arial" w:cs="Arial"/>
          <w:sz w:val="22"/>
          <w:szCs w:val="22"/>
        </w:rPr>
        <w:t xml:space="preserve">across </w:t>
      </w:r>
      <w:ins w:author="Zimmerman, Amy E" w:date="2026-06-10T08:42:00Z" w16du:dateUtc="2026-06-10T15:42:00Z" w:id="294">
        <w:r w:rsidR="002A3695">
          <w:rPr>
            <w:rFonts w:ascii="Arial" w:hAnsi="Arial" w:cs="Arial"/>
            <w:sz w:val="22"/>
            <w:szCs w:val="22"/>
          </w:rPr>
          <w:t>phenotypic scales (</w:t>
        </w:r>
      </w:ins>
      <w:del w:author="Zimmerman, Amy E" w:date="2026-06-10T08:42:00Z" w16du:dateUtc="2026-06-10T15:42:00Z" w:id="295">
        <w:r w:rsidRPr="00250C33" w:rsidDel="002A3695">
          <w:rPr>
            <w:rFonts w:ascii="Arial" w:hAnsi="Arial" w:cs="Arial"/>
            <w:sz w:val="22"/>
            <w:szCs w:val="22"/>
          </w:rPr>
          <w:delText>substrate use</w:delText>
        </w:r>
      </w:del>
      <w:ins w:author="Zimmerman, Amy E" w:date="2026-06-10T08:42:00Z" w16du:dateUtc="2026-06-10T15:42:00Z" w:id="296">
        <w:r w:rsidR="002A3695">
          <w:rPr>
            <w:rFonts w:ascii="Arial" w:hAnsi="Arial" w:cs="Arial"/>
            <w:sz w:val="22"/>
            <w:szCs w:val="22"/>
          </w:rPr>
          <w:t>respiration</w:t>
        </w:r>
      </w:ins>
      <w:r w:rsidRPr="00250C33">
        <w:rPr>
          <w:rFonts w:ascii="Arial" w:hAnsi="Arial" w:cs="Arial"/>
          <w:sz w:val="22"/>
          <w:szCs w:val="22"/>
        </w:rPr>
        <w:t>, enzymes, and gene expression</w:t>
      </w:r>
      <w:ins w:author="Zimmerman, Amy E" w:date="2026-06-10T08:42:00Z" w16du:dateUtc="2026-06-10T15:42:00Z" w:id="297">
        <w:r w:rsidR="002A3695">
          <w:rPr>
            <w:rFonts w:ascii="Arial" w:hAnsi="Arial" w:cs="Arial"/>
            <w:sz w:val="22"/>
            <w:szCs w:val="22"/>
          </w:rPr>
          <w:t>)</w:t>
        </w:r>
      </w:ins>
      <w:r w:rsidRPr="00250C33">
        <w:rPr>
          <w:rFonts w:ascii="Arial" w:hAnsi="Arial" w:cs="Arial"/>
          <w:sz w:val="22"/>
          <w:szCs w:val="22"/>
        </w:rPr>
        <w:t>, with transient or specialized signals remaining measurement-specific.</w:t>
      </w:r>
    </w:p>
    <w:p w:rsidR="00250C33" w:rsidP="00250C33" w:rsidRDefault="00250C33" w14:paraId="63C04831" w14:textId="77777777">
      <w:pPr>
        <w:rPr>
          <w:rFonts w:ascii="Arial" w:hAnsi="Arial" w:cs="Arial"/>
          <w:sz w:val="22"/>
          <w:szCs w:val="22"/>
        </w:rPr>
      </w:pPr>
    </w:p>
    <w:p w:rsidRPr="002C1B11" w:rsidR="00DF1922" w:rsidP="554670FE" w:rsidRDefault="000A07D9" w14:paraId="703A914E" w14:textId="46ACCEA6">
      <w:pPr>
        <w:rPr>
          <w:rFonts w:ascii="Arial" w:hAnsi="Arial" w:cs="Arial"/>
          <w:sz w:val="22"/>
          <w:szCs w:val="22"/>
        </w:rPr>
      </w:pPr>
      <w:r>
        <w:rPr>
          <w:rFonts w:ascii="Arial" w:hAnsi="Arial" w:cs="Arial"/>
          <w:noProof/>
          <w:sz w:val="22"/>
          <w:szCs w:val="22"/>
        </w:rPr>
        <w:drawing>
          <wp:inline distT="0" distB="0" distL="0" distR="0" wp14:anchorId="6E8083EE" wp14:editId="514873B9">
            <wp:extent cx="4166640" cy="4054016"/>
            <wp:effectExtent l="0" t="0" r="5715" b="3810"/>
            <wp:docPr id="32913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5839" name="Picture 3291358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75690" cy="4062821"/>
                    </a:xfrm>
                    <a:prstGeom prst="rect">
                      <a:avLst/>
                    </a:prstGeom>
                  </pic:spPr>
                </pic:pic>
              </a:graphicData>
            </a:graphic>
          </wp:inline>
        </w:drawing>
      </w:r>
    </w:p>
    <w:p w:rsidRPr="00DC57C3" w:rsidR="009D3C5F" w:rsidP="00DC57C3" w:rsidRDefault="009D3C5F" w14:paraId="7E946A1F" w14:textId="32FFDCBE">
      <w:pPr>
        <w:rPr>
          <w:rFonts w:ascii="Arial" w:hAnsi="Arial" w:cs="Arial"/>
          <w:sz w:val="22"/>
          <w:szCs w:val="22"/>
        </w:rPr>
      </w:pPr>
      <w:r>
        <w:rPr>
          <w:rFonts w:ascii="Arial" w:hAnsi="Arial" w:cs="Arial"/>
          <w:b/>
          <w:bCs/>
          <w:sz w:val="22"/>
          <w:szCs w:val="22"/>
        </w:rPr>
        <w:t xml:space="preserve">Figure 3: </w:t>
      </w:r>
      <w:commentRangeStart w:id="298"/>
      <w:commentRangeStart w:id="299"/>
      <w:commentRangeStart w:id="300"/>
      <w:r w:rsidRPr="00DC57C3" w:rsidR="00DC57C3">
        <w:rPr>
          <w:rFonts w:ascii="Arial" w:hAnsi="Arial" w:cs="Arial"/>
          <w:b/>
          <w:bCs/>
          <w:sz w:val="22"/>
          <w:szCs w:val="22"/>
        </w:rPr>
        <w:t xml:space="preserve">MEFISTO </w:t>
      </w:r>
      <w:commentRangeEnd w:id="298"/>
      <w:r w:rsidRPr="00DC57C3" w:rsidR="00E45425">
        <w:rPr>
          <w:rStyle w:val="CommentReference"/>
          <w:rFonts w:ascii="Arial" w:hAnsi="Arial" w:cs="Arial"/>
          <w:b/>
          <w:bCs/>
          <w:sz w:val="22"/>
          <w:szCs w:val="22"/>
        </w:rPr>
        <w:commentReference w:id="298"/>
      </w:r>
      <w:commentRangeEnd w:id="299"/>
      <w:r>
        <w:rPr>
          <w:rStyle w:val="CommentReference"/>
        </w:rPr>
        <w:commentReference w:id="299"/>
      </w:r>
      <w:commentRangeEnd w:id="300"/>
      <w:r>
        <w:rPr>
          <w:rStyle w:val="CommentReference"/>
        </w:rPr>
        <w:commentReference w:id="300"/>
      </w:r>
      <w:r w:rsidRPr="00DC57C3" w:rsidR="00DC57C3">
        <w:rPr>
          <w:rFonts w:ascii="Arial" w:hAnsi="Arial" w:cs="Arial"/>
          <w:b/>
          <w:bCs/>
          <w:sz w:val="22"/>
          <w:szCs w:val="22"/>
        </w:rPr>
        <w:t xml:space="preserve">identifies a </w:t>
      </w:r>
      <w:del w:author="Zimmerman, Amy E" w:date="2026-06-10T08:48:00Z" w16du:dateUtc="2026-06-10T15:48:00Z" w:id="302">
        <w:r w:rsidRPr="00DC57C3" w:rsidDel="005D0899" w:rsidR="00DC57C3">
          <w:rPr>
            <w:rFonts w:ascii="Arial" w:hAnsi="Arial" w:cs="Arial"/>
            <w:b/>
            <w:bCs/>
            <w:sz w:val="22"/>
            <w:szCs w:val="22"/>
          </w:rPr>
          <w:delText xml:space="preserve">shared winter/rebound </w:delText>
        </w:r>
      </w:del>
      <w:r w:rsidRPr="00DC57C3" w:rsidR="00DC57C3">
        <w:rPr>
          <w:rFonts w:ascii="Arial" w:hAnsi="Arial" w:cs="Arial"/>
          <w:b/>
          <w:bCs/>
          <w:sz w:val="22"/>
          <w:szCs w:val="22"/>
        </w:rPr>
        <w:t xml:space="preserve">temporal signal </w:t>
      </w:r>
      <w:ins w:author="Zimmerman, Amy E" w:date="2026-06-10T08:48:00Z" w16du:dateUtc="2026-06-10T15:48:00Z" w:id="303">
        <w:r w:rsidR="005D0899">
          <w:rPr>
            <w:rFonts w:ascii="Arial" w:hAnsi="Arial" w:cs="Arial"/>
            <w:b/>
            <w:bCs/>
            <w:sz w:val="22"/>
            <w:szCs w:val="22"/>
          </w:rPr>
          <w:t xml:space="preserve">shared </w:t>
        </w:r>
      </w:ins>
      <w:r w:rsidRPr="00DC57C3" w:rsidR="00DC57C3">
        <w:rPr>
          <w:rFonts w:ascii="Arial" w:hAnsi="Arial" w:cs="Arial"/>
          <w:b/>
          <w:bCs/>
          <w:sz w:val="22"/>
          <w:szCs w:val="22"/>
        </w:rPr>
        <w:t>across</w:t>
      </w:r>
      <w:ins w:author="Zimmerman, Amy E" w:date="2026-06-10T08:48:00Z" w16du:dateUtc="2026-06-10T15:48:00Z" w:id="304">
        <w:r w:rsidR="005D0899">
          <w:rPr>
            <w:rFonts w:ascii="Arial" w:hAnsi="Arial" w:cs="Arial"/>
            <w:b/>
            <w:bCs/>
            <w:sz w:val="22"/>
            <w:szCs w:val="22"/>
          </w:rPr>
          <w:t xml:space="preserve"> </w:t>
        </w:r>
        <w:commentRangeStart w:id="305"/>
        <w:r w:rsidR="005D0899">
          <w:rPr>
            <w:rFonts w:ascii="Arial" w:hAnsi="Arial" w:cs="Arial"/>
            <w:b/>
            <w:bCs/>
            <w:sz w:val="22"/>
            <w:szCs w:val="22"/>
          </w:rPr>
          <w:t>phenotypic scales</w:t>
        </w:r>
      </w:ins>
      <w:r w:rsidRPr="00DC57C3" w:rsidR="00DC57C3">
        <w:rPr>
          <w:rFonts w:ascii="Arial" w:hAnsi="Arial" w:cs="Arial"/>
          <w:b/>
          <w:bCs/>
          <w:sz w:val="22"/>
          <w:szCs w:val="22"/>
        </w:rPr>
        <w:t xml:space="preserve"> </w:t>
      </w:r>
      <w:commentRangeEnd w:id="305"/>
      <w:r w:rsidR="006D2859">
        <w:rPr>
          <w:rStyle w:val="CommentReference"/>
          <w:rFonts w:ascii="Arial" w:hAnsi="Arial" w:cs="Arial"/>
          <w:b/>
          <w:bCs/>
          <w:sz w:val="22"/>
          <w:szCs w:val="22"/>
        </w:rPr>
        <w:commentReference w:id="305"/>
      </w:r>
      <w:ins w:author="Zimmerman, Amy E" w:date="2026-06-10T08:48:00Z" w16du:dateUtc="2026-06-10T15:48:00Z" w:id="306">
        <w:r w:rsidR="005D0899">
          <w:rPr>
            <w:rFonts w:ascii="Arial" w:hAnsi="Arial" w:cs="Arial"/>
            <w:b/>
            <w:bCs/>
            <w:sz w:val="22"/>
            <w:szCs w:val="22"/>
          </w:rPr>
          <w:t>(</w:t>
        </w:r>
      </w:ins>
      <w:del w:author="Zimmerman, Amy E" w:date="2026-06-10T08:48:00Z" w16du:dateUtc="2026-06-10T15:48:00Z" w:id="307">
        <w:r w:rsidRPr="00DC57C3" w:rsidDel="005D0899" w:rsidR="00DC57C3">
          <w:rPr>
            <w:rFonts w:ascii="Arial" w:hAnsi="Arial" w:cs="Arial"/>
            <w:b/>
            <w:bCs/>
            <w:sz w:val="22"/>
            <w:szCs w:val="22"/>
          </w:rPr>
          <w:delText>MicroResp</w:delText>
        </w:r>
      </w:del>
      <w:ins w:author="Zimmerman, Amy E" w:date="2026-06-10T08:48:00Z" w16du:dateUtc="2026-06-10T15:48:00Z" w:id="308">
        <w:r w:rsidR="005D0899">
          <w:rPr>
            <w:rFonts w:ascii="Arial" w:hAnsi="Arial" w:cs="Arial"/>
            <w:b/>
            <w:bCs/>
            <w:sz w:val="22"/>
            <w:szCs w:val="22"/>
          </w:rPr>
          <w:t>substrate-induced respiration</w:t>
        </w:r>
      </w:ins>
      <w:r w:rsidRPr="00DC57C3" w:rsidR="00DC57C3">
        <w:rPr>
          <w:rFonts w:ascii="Arial" w:hAnsi="Arial" w:cs="Arial"/>
          <w:b/>
          <w:bCs/>
          <w:sz w:val="22"/>
          <w:szCs w:val="22"/>
        </w:rPr>
        <w:t>, extracellular enzyme activity, and metatranscriptomes</w:t>
      </w:r>
      <w:ins w:author="Zimmerman, Amy E" w:date="2026-06-10T08:48:00Z" w16du:dateUtc="2026-06-10T15:48:00Z" w:id="309">
        <w:r w:rsidR="005D0899">
          <w:rPr>
            <w:rFonts w:ascii="Arial" w:hAnsi="Arial" w:cs="Arial"/>
            <w:b/>
            <w:bCs/>
            <w:sz w:val="22"/>
            <w:szCs w:val="22"/>
          </w:rPr>
          <w:t>)</w:t>
        </w:r>
      </w:ins>
      <w:r w:rsidRPr="00DC57C3" w:rsidR="00DC57C3">
        <w:rPr>
          <w:rFonts w:ascii="Arial" w:hAnsi="Arial" w:cs="Arial"/>
          <w:b/>
          <w:bCs/>
          <w:sz w:val="22"/>
          <w:szCs w:val="22"/>
        </w:rPr>
        <w:t>.</w:t>
      </w:r>
      <w:r w:rsidR="00DC57C3">
        <w:rPr>
          <w:rFonts w:ascii="Arial" w:hAnsi="Arial" w:cs="Arial"/>
          <w:b/>
          <w:bCs/>
          <w:sz w:val="22"/>
          <w:szCs w:val="22"/>
        </w:rPr>
        <w:t xml:space="preserve"> </w:t>
      </w:r>
      <w:r w:rsidRPr="00DC57C3" w:rsidR="00DC57C3">
        <w:rPr>
          <w:rFonts w:ascii="Arial" w:hAnsi="Arial" w:cs="Arial"/>
          <w:sz w:val="22"/>
          <w:szCs w:val="22"/>
        </w:rPr>
        <w:t xml:space="preserve">(A) Percent variance explained by each MEFISTO factor across data </w:t>
      </w:r>
      <w:commentRangeStart w:id="310"/>
      <w:commentRangeStart w:id="311"/>
      <w:r w:rsidRPr="00DC57C3" w:rsidR="00DC57C3">
        <w:rPr>
          <w:rFonts w:ascii="Arial" w:hAnsi="Arial" w:cs="Arial"/>
          <w:sz w:val="22"/>
          <w:szCs w:val="22"/>
        </w:rPr>
        <w:t>views</w:t>
      </w:r>
      <w:commentRangeEnd w:id="310"/>
      <w:r w:rsidRPr="00DC57C3" w:rsidR="00E06521">
        <w:rPr>
          <w:rStyle w:val="CommentReference"/>
          <w:rFonts w:ascii="Arial" w:hAnsi="Arial" w:cs="Arial"/>
          <w:sz w:val="22"/>
          <w:szCs w:val="22"/>
        </w:rPr>
        <w:commentReference w:id="310"/>
      </w:r>
      <w:commentRangeEnd w:id="311"/>
      <w:r>
        <w:rPr>
          <w:rStyle w:val="CommentReference"/>
        </w:rPr>
        <w:commentReference w:id="311"/>
      </w:r>
      <w:r w:rsidRPr="00DC57C3" w:rsidR="00DC57C3">
        <w:rPr>
          <w:rFonts w:ascii="Arial" w:hAnsi="Arial" w:cs="Arial"/>
          <w:sz w:val="22"/>
          <w:szCs w:val="22"/>
        </w:rPr>
        <w:t xml:space="preserve">. Rows represent data views and columns represent </w:t>
      </w:r>
      <w:ins w:author="Zimmerman, Amy E" w:date="2026-06-10T08:49:00Z" w16du:dateUtc="2026-06-10T15:49:00Z" w:id="312">
        <w:r w:rsidR="00604413">
          <w:rPr>
            <w:rFonts w:ascii="Arial" w:hAnsi="Arial" w:cs="Arial"/>
            <w:sz w:val="22"/>
            <w:szCs w:val="22"/>
          </w:rPr>
          <w:t xml:space="preserve">identified </w:t>
        </w:r>
      </w:ins>
      <w:r w:rsidRPr="00DC57C3" w:rsidR="00DC57C3">
        <w:rPr>
          <w:rFonts w:ascii="Arial" w:hAnsi="Arial" w:cs="Arial"/>
          <w:sz w:val="22"/>
          <w:szCs w:val="22"/>
        </w:rPr>
        <w:t>latent factors. Factor 1 explained variance across multiple views, including extracellular enzyme activity (EEA), fraction EEA, MicroResp, and metatranscriptomics, but explained little variance in microbial biomass C and N (</w:t>
      </w:r>
      <w:commentRangeStart w:id="313"/>
      <w:r w:rsidRPr="00DC57C3" w:rsidR="00DC57C3">
        <w:rPr>
          <w:rFonts w:ascii="Arial" w:hAnsi="Arial" w:cs="Arial"/>
          <w:sz w:val="22"/>
          <w:szCs w:val="22"/>
        </w:rPr>
        <w:t>MBC/MBN</w:t>
      </w:r>
      <w:commentRangeEnd w:id="313"/>
      <w:r w:rsidRPr="00DC57C3" w:rsidR="00400634">
        <w:rPr>
          <w:rStyle w:val="CommentReference"/>
          <w:rFonts w:ascii="Arial" w:hAnsi="Arial" w:cs="Arial"/>
          <w:sz w:val="22"/>
          <w:szCs w:val="22"/>
        </w:rPr>
        <w:commentReference w:id="313"/>
      </w:r>
      <w:r w:rsidRPr="00DC57C3" w:rsidR="00DC57C3">
        <w:rPr>
          <w:rFonts w:ascii="Arial" w:hAnsi="Arial" w:cs="Arial"/>
          <w:sz w:val="22"/>
          <w:szCs w:val="22"/>
        </w:rPr>
        <w:t xml:space="preserve">). (B) Factor 1 reconstructed </w:t>
      </w:r>
      <w:ins w:author="Zimmerman, Amy E" w:date="2026-06-10T08:51:00Z" w16du:dateUtc="2026-06-10T15:51:00Z" w:id="314">
        <w:r w:rsidR="0020005D">
          <w:rPr>
            <w:rFonts w:ascii="Arial" w:hAnsi="Arial" w:cs="Arial"/>
            <w:sz w:val="22"/>
            <w:szCs w:val="22"/>
          </w:rPr>
          <w:t xml:space="preserve">temporal </w:t>
        </w:r>
      </w:ins>
      <w:r w:rsidRPr="00DC57C3" w:rsidR="00DC57C3">
        <w:rPr>
          <w:rFonts w:ascii="Arial" w:hAnsi="Arial" w:cs="Arial"/>
          <w:sz w:val="22"/>
          <w:szCs w:val="22"/>
        </w:rPr>
        <w:t xml:space="preserve">trajectories for </w:t>
      </w:r>
      <w:commentRangeStart w:id="315"/>
      <w:r w:rsidRPr="00DC57C3" w:rsidR="00DC57C3">
        <w:rPr>
          <w:rFonts w:ascii="Arial" w:hAnsi="Arial" w:cs="Arial"/>
          <w:sz w:val="22"/>
          <w:szCs w:val="22"/>
        </w:rPr>
        <w:t>negative</w:t>
      </w:r>
      <w:commentRangeEnd w:id="315"/>
      <w:r w:rsidRPr="00DC57C3" w:rsidR="00F26DA7">
        <w:rPr>
          <w:rStyle w:val="CommentReference"/>
          <w:rFonts w:ascii="Arial" w:hAnsi="Arial" w:cs="Arial"/>
          <w:sz w:val="22"/>
          <w:szCs w:val="22"/>
        </w:rPr>
        <w:commentReference w:id="315"/>
      </w:r>
      <w:r w:rsidRPr="00DC57C3" w:rsidR="00DC57C3">
        <w:rPr>
          <w:rFonts w:ascii="Arial" w:hAnsi="Arial" w:cs="Arial"/>
          <w:sz w:val="22"/>
          <w:szCs w:val="22"/>
        </w:rPr>
        <w:t xml:space="preserve">-weight feature sets from EEA, MicroResp, and metatranscriptomics. </w:t>
      </w:r>
      <w:commentRangeStart w:id="316"/>
      <w:r w:rsidRPr="00DC57C3" w:rsidR="00DC57C3">
        <w:rPr>
          <w:rFonts w:ascii="Arial" w:hAnsi="Arial" w:cs="Arial"/>
          <w:sz w:val="22"/>
          <w:szCs w:val="22"/>
        </w:rPr>
        <w:t xml:space="preserve">Reconstructed values </w:t>
      </w:r>
      <w:commentRangeEnd w:id="316"/>
      <w:r w:rsidRPr="00DC57C3" w:rsidR="001C5F66">
        <w:rPr>
          <w:rStyle w:val="CommentReference"/>
          <w:rFonts w:ascii="Arial" w:hAnsi="Arial" w:cs="Arial"/>
          <w:sz w:val="22"/>
          <w:szCs w:val="22"/>
        </w:rPr>
        <w:commentReference w:id="316"/>
      </w:r>
      <w:r w:rsidRPr="00DC57C3" w:rsidR="00DC57C3">
        <w:rPr>
          <w:rFonts w:ascii="Arial" w:hAnsi="Arial" w:cs="Arial"/>
          <w:sz w:val="22"/>
          <w:szCs w:val="22"/>
        </w:rPr>
        <w:t>were calculated as the sample-level Factor 1 score multiplied by the feature-specific Factor 1 weight</w:t>
      </w:r>
      <w:ins w:author="Zimmerman, Amy E" w:date="2026-06-10T08:53:00Z" w16du:dateUtc="2026-06-10T15:53:00Z" w:id="317">
        <w:r w:rsidR="00C10277">
          <w:rPr>
            <w:rFonts w:ascii="Arial" w:hAnsi="Arial" w:cs="Arial"/>
            <w:sz w:val="22"/>
            <w:szCs w:val="22"/>
          </w:rPr>
          <w:t xml:space="preserve"> (loading?)</w:t>
        </w:r>
      </w:ins>
      <w:r w:rsidRPr="00DC57C3" w:rsidR="00DC57C3">
        <w:rPr>
          <w:rFonts w:ascii="Arial" w:hAnsi="Arial" w:cs="Arial"/>
          <w:sz w:val="22"/>
          <w:szCs w:val="22"/>
        </w:rPr>
        <w:t xml:space="preserve">, then averaged within feature group and standardized for visualization. These trajectories represent the Factor 1-specific contribution to each feature group, not raw measured MicroResp rates, enzyme activities, or transcript abundances. </w:t>
      </w:r>
      <w:commentRangeStart w:id="318"/>
      <w:r w:rsidRPr="00DC57C3" w:rsidR="00DC57C3">
        <w:rPr>
          <w:rFonts w:ascii="Arial" w:hAnsi="Arial" w:cs="Arial"/>
          <w:sz w:val="22"/>
          <w:szCs w:val="22"/>
        </w:rPr>
        <w:t xml:space="preserve">The shared increase during winter/early spring indicates coordinated temporal structure across </w:t>
      </w:r>
      <w:commentRangeStart w:id="319"/>
      <w:r w:rsidRPr="00DC57C3" w:rsidR="00DC57C3">
        <w:rPr>
          <w:rFonts w:ascii="Arial" w:hAnsi="Arial" w:cs="Arial"/>
          <w:sz w:val="22"/>
          <w:szCs w:val="22"/>
        </w:rPr>
        <w:t>phenotypic, enzymatic, and molecular measurements</w:t>
      </w:r>
      <w:commentRangeEnd w:id="318"/>
      <w:r w:rsidRPr="00DC57C3" w:rsidR="00920EC2">
        <w:rPr>
          <w:rStyle w:val="CommentReference"/>
          <w:rFonts w:ascii="Arial" w:hAnsi="Arial" w:cs="Arial"/>
          <w:sz w:val="22"/>
          <w:szCs w:val="22"/>
        </w:rPr>
        <w:commentReference w:id="318"/>
      </w:r>
      <w:commentRangeEnd w:id="319"/>
      <w:r w:rsidRPr="00DC57C3" w:rsidR="00840E3E">
        <w:rPr>
          <w:rStyle w:val="CommentReference"/>
          <w:rFonts w:ascii="Arial" w:hAnsi="Arial" w:cs="Arial"/>
          <w:sz w:val="22"/>
          <w:szCs w:val="22"/>
        </w:rPr>
        <w:commentReference w:id="319"/>
      </w:r>
      <w:r w:rsidRPr="00DC57C3" w:rsidR="00DC57C3">
        <w:rPr>
          <w:rFonts w:ascii="Arial" w:hAnsi="Arial" w:cs="Arial"/>
          <w:sz w:val="22"/>
          <w:szCs w:val="22"/>
        </w:rPr>
        <w:t>.</w:t>
      </w:r>
    </w:p>
    <w:p w:rsidR="008E6D71" w:rsidP="00F86338" w:rsidRDefault="00A05ACA" w14:paraId="3D57AF90" w14:textId="0D375EAD">
      <w:pPr>
        <w:rPr>
          <w:rFonts w:ascii="Arial" w:hAnsi="Arial" w:cs="Arial"/>
          <w:sz w:val="22"/>
          <w:szCs w:val="22"/>
        </w:rPr>
      </w:pPr>
      <w:r w:rsidRPr="00A05ACA">
        <w:rPr>
          <w:rFonts w:ascii="Arial" w:hAnsi="Arial" w:cs="Arial"/>
          <w:b/>
          <w:bCs/>
          <w:sz w:val="22"/>
          <w:szCs w:val="22"/>
        </w:rPr>
        <w:t xml:space="preserve">Take-Home: </w:t>
      </w:r>
      <w:del w:author="Zimmerman, Amy E" w:date="2026-06-10T08:57:00Z" w16du:dateUtc="2026-06-10T15:57:00Z" w:id="320">
        <w:r w:rsidRPr="00B978D4" w:rsidDel="005C082F" w:rsidR="00B978D4">
          <w:rPr>
            <w:rFonts w:ascii="Arial" w:hAnsi="Arial" w:cs="Arial"/>
            <w:sz w:val="22"/>
            <w:szCs w:val="22"/>
          </w:rPr>
          <w:delText xml:space="preserve">MEFISTO </w:delText>
        </w:r>
      </w:del>
      <w:ins w:author="Zimmerman, Amy E" w:date="2026-06-10T08:57:00Z" w16du:dateUtc="2026-06-10T15:57:00Z" w:id="321">
        <w:r w:rsidR="005C082F">
          <w:rPr>
            <w:rFonts w:ascii="Arial" w:hAnsi="Arial" w:cs="Arial"/>
            <w:sz w:val="22"/>
            <w:szCs w:val="22"/>
          </w:rPr>
          <w:t>Temporally-sensitive multi-omics integration</w:t>
        </w:r>
        <w:r w:rsidRPr="00B978D4" w:rsidR="005C082F">
          <w:rPr>
            <w:rFonts w:ascii="Arial" w:hAnsi="Arial" w:cs="Arial"/>
            <w:sz w:val="22"/>
            <w:szCs w:val="22"/>
          </w:rPr>
          <w:t xml:space="preserve"> </w:t>
        </w:r>
      </w:ins>
      <w:r w:rsidRPr="00B978D4" w:rsidR="00B978D4">
        <w:rPr>
          <w:rFonts w:ascii="Arial" w:hAnsi="Arial" w:cs="Arial"/>
          <w:sz w:val="22"/>
          <w:szCs w:val="22"/>
        </w:rPr>
        <w:t xml:space="preserve">identified partially shared temporal structure across </w:t>
      </w:r>
      <w:ins w:author="Zimmerman, Amy E" w:date="2026-06-10T08:57:00Z" w16du:dateUtc="2026-06-10T15:57:00Z" w:id="322">
        <w:r w:rsidR="00F40197">
          <w:rPr>
            <w:rFonts w:ascii="Arial" w:hAnsi="Arial" w:cs="Arial"/>
            <w:sz w:val="22"/>
            <w:szCs w:val="22"/>
          </w:rPr>
          <w:t>measured microbia</w:t>
        </w:r>
      </w:ins>
      <w:ins w:author="Zimmerman, Amy E" w:date="2026-06-10T08:58:00Z" w16du:dateUtc="2026-06-10T15:58:00Z" w:id="323">
        <w:r w:rsidR="00F40197">
          <w:rPr>
            <w:rFonts w:ascii="Arial" w:hAnsi="Arial" w:cs="Arial"/>
            <w:sz w:val="22"/>
            <w:szCs w:val="22"/>
          </w:rPr>
          <w:t>l phenotypes (</w:t>
        </w:r>
      </w:ins>
      <w:r w:rsidRPr="00B978D4" w:rsidR="00B978D4">
        <w:rPr>
          <w:rFonts w:ascii="Arial" w:hAnsi="Arial" w:cs="Arial"/>
          <w:sz w:val="22"/>
          <w:szCs w:val="22"/>
        </w:rPr>
        <w:t>substrate-</w:t>
      </w:r>
      <w:ins w:author="Zimmerman, Amy E" w:date="2026-06-10T08:58:00Z" w16du:dateUtc="2026-06-10T15:58:00Z" w:id="324">
        <w:r w:rsidR="00F40197">
          <w:rPr>
            <w:rFonts w:ascii="Arial" w:hAnsi="Arial" w:cs="Arial"/>
            <w:sz w:val="22"/>
            <w:szCs w:val="22"/>
          </w:rPr>
          <w:t>induced</w:t>
        </w:r>
      </w:ins>
      <w:del w:author="Zimmerman, Amy E" w:date="2026-06-10T08:58:00Z" w16du:dateUtc="2026-06-10T15:58:00Z" w:id="325">
        <w:r w:rsidRPr="00B978D4" w:rsidDel="00F40197" w:rsidR="00B978D4">
          <w:rPr>
            <w:rFonts w:ascii="Arial" w:hAnsi="Arial" w:cs="Arial"/>
            <w:sz w:val="22"/>
            <w:szCs w:val="22"/>
          </w:rPr>
          <w:delText>use</w:delText>
        </w:r>
      </w:del>
      <w:r w:rsidRPr="00B978D4" w:rsidR="00B978D4">
        <w:rPr>
          <w:rFonts w:ascii="Arial" w:hAnsi="Arial" w:cs="Arial"/>
          <w:sz w:val="22"/>
          <w:szCs w:val="22"/>
        </w:rPr>
        <w:t xml:space="preserve"> </w:t>
      </w:r>
      <w:del w:author="Zimmerman, Amy E" w:date="2026-06-10T08:58:00Z" w16du:dateUtc="2026-06-10T15:58:00Z" w:id="326">
        <w:r w:rsidRPr="00B978D4" w:rsidDel="00F40197" w:rsidR="00B978D4">
          <w:rPr>
            <w:rFonts w:ascii="Arial" w:hAnsi="Arial" w:cs="Arial"/>
            <w:sz w:val="22"/>
            <w:szCs w:val="22"/>
          </w:rPr>
          <w:delText>phenotypes</w:delText>
        </w:r>
      </w:del>
      <w:ins w:author="Zimmerman, Amy E" w:date="2026-06-10T08:58:00Z" w16du:dateUtc="2026-06-10T15:58:00Z" w:id="327">
        <w:r w:rsidR="00F40197">
          <w:rPr>
            <w:rFonts w:ascii="Arial" w:hAnsi="Arial" w:cs="Arial"/>
            <w:sz w:val="22"/>
            <w:szCs w:val="22"/>
          </w:rPr>
          <w:t>respiration</w:t>
        </w:r>
      </w:ins>
      <w:r w:rsidRPr="00B978D4" w:rsidR="00B978D4">
        <w:rPr>
          <w:rFonts w:ascii="Arial" w:hAnsi="Arial" w:cs="Arial"/>
          <w:sz w:val="22"/>
          <w:szCs w:val="22"/>
        </w:rPr>
        <w:t xml:space="preserve">, extracellular enzyme activity, and </w:t>
      </w:r>
      <w:del w:author="Zimmerman, Amy E" w:date="2026-06-10T08:58:00Z" w16du:dateUtc="2026-06-10T15:58:00Z" w:id="328">
        <w:r w:rsidRPr="00B978D4" w:rsidDel="00F40197" w:rsidR="00B978D4">
          <w:rPr>
            <w:rFonts w:ascii="Arial" w:hAnsi="Arial" w:cs="Arial"/>
            <w:sz w:val="22"/>
            <w:szCs w:val="22"/>
          </w:rPr>
          <w:delText>metatranscriptomes</w:delText>
        </w:r>
      </w:del>
      <w:ins w:author="Zimmerman, Amy E" w:date="2026-06-10T08:58:00Z" w16du:dateUtc="2026-06-10T15:58:00Z" w:id="329">
        <w:r w:rsidR="00F40197">
          <w:rPr>
            <w:rFonts w:ascii="Arial" w:hAnsi="Arial" w:cs="Arial"/>
            <w:sz w:val="22"/>
            <w:szCs w:val="22"/>
          </w:rPr>
          <w:t>gene expression)</w:t>
        </w:r>
      </w:ins>
      <w:r w:rsidRPr="00B978D4" w:rsidR="00B978D4">
        <w:rPr>
          <w:rFonts w:ascii="Arial" w:hAnsi="Arial" w:cs="Arial"/>
          <w:sz w:val="22"/>
          <w:szCs w:val="22"/>
        </w:rPr>
        <w:t>. Factor 1 was the clearest multi-</w:t>
      </w:r>
      <w:ins w:author="Zimmerman, Amy E" w:date="2026-06-10T08:58:00Z" w16du:dateUtc="2026-06-10T15:58:00Z" w:id="330">
        <w:r w:rsidR="00473F17">
          <w:rPr>
            <w:rFonts w:ascii="Arial" w:hAnsi="Arial" w:cs="Arial"/>
            <w:sz w:val="22"/>
            <w:szCs w:val="22"/>
          </w:rPr>
          <w:t>data</w:t>
        </w:r>
      </w:ins>
      <w:del w:author="Zimmerman, Amy E" w:date="2026-06-10T08:58:00Z" w16du:dateUtc="2026-06-10T15:58:00Z" w:id="331">
        <w:r w:rsidRPr="00B978D4" w:rsidDel="00473F17" w:rsidR="00B978D4">
          <w:rPr>
            <w:rFonts w:ascii="Arial" w:hAnsi="Arial" w:cs="Arial"/>
            <w:sz w:val="22"/>
            <w:szCs w:val="22"/>
          </w:rPr>
          <w:delText>view</w:delText>
        </w:r>
      </w:del>
      <w:r w:rsidRPr="00B978D4" w:rsidR="00B978D4">
        <w:rPr>
          <w:rFonts w:ascii="Arial" w:hAnsi="Arial" w:cs="Arial"/>
          <w:sz w:val="22"/>
          <w:szCs w:val="22"/>
        </w:rPr>
        <w:t xml:space="preserve"> signal, explaining moderate </w:t>
      </w:r>
      <w:commentRangeStart w:id="332"/>
      <w:r w:rsidRPr="00B978D4" w:rsidR="00B978D4">
        <w:rPr>
          <w:rFonts w:ascii="Arial" w:hAnsi="Arial" w:cs="Arial"/>
          <w:sz w:val="22"/>
          <w:szCs w:val="22"/>
        </w:rPr>
        <w:t xml:space="preserve">variance in EEA, </w:t>
      </w:r>
      <w:commentRangeStart w:id="333"/>
      <w:r w:rsidRPr="00B978D4" w:rsidR="00B978D4">
        <w:rPr>
          <w:rFonts w:ascii="Arial" w:hAnsi="Arial" w:cs="Arial"/>
          <w:sz w:val="22"/>
          <w:szCs w:val="22"/>
        </w:rPr>
        <w:t>Fraction EEA</w:t>
      </w:r>
      <w:commentRangeEnd w:id="333"/>
      <w:r w:rsidRPr="00B978D4" w:rsidR="00473F17">
        <w:rPr>
          <w:rStyle w:val="CommentReference"/>
          <w:rFonts w:ascii="Arial" w:hAnsi="Arial" w:cs="Arial"/>
          <w:sz w:val="22"/>
          <w:szCs w:val="22"/>
        </w:rPr>
        <w:commentReference w:id="333"/>
      </w:r>
      <w:r w:rsidRPr="00B978D4" w:rsidR="00B978D4">
        <w:rPr>
          <w:rFonts w:ascii="Arial" w:hAnsi="Arial" w:cs="Arial"/>
          <w:sz w:val="22"/>
          <w:szCs w:val="22"/>
        </w:rPr>
        <w:t>, MicroResp, and metatranscriptomics, but little variance in MBC/MBN</w:t>
      </w:r>
      <w:commentRangeEnd w:id="332"/>
      <w:r w:rsidRPr="00B978D4" w:rsidR="005700F7">
        <w:rPr>
          <w:rStyle w:val="CommentReference"/>
          <w:rFonts w:ascii="Arial" w:hAnsi="Arial" w:cs="Arial"/>
          <w:sz w:val="22"/>
          <w:szCs w:val="22"/>
        </w:rPr>
        <w:commentReference w:id="332"/>
      </w:r>
      <w:r w:rsidRPr="00B978D4" w:rsidR="00B978D4">
        <w:rPr>
          <w:rFonts w:ascii="Arial" w:hAnsi="Arial" w:cs="Arial"/>
          <w:sz w:val="22"/>
          <w:szCs w:val="22"/>
        </w:rPr>
        <w:t xml:space="preserve">. Reconstructed Factor 1 trajectories for negative-weight MicroResp, EEA, and transcript features showed a coordinated winter/early-spring pattern, indicating that the dominant winter/rebound MicroResp phenotype identified in Q1 </w:t>
      </w:r>
      <w:del w:author="Zimmerman, Amy E" w:date="2026-06-10T09:02:00Z" w16du:dateUtc="2026-06-10T16:02:00Z" w:id="334">
        <w:r w:rsidRPr="00B978D4" w:rsidDel="006478B9" w:rsidR="00B978D4">
          <w:rPr>
            <w:rFonts w:ascii="Arial" w:hAnsi="Arial" w:cs="Arial"/>
            <w:sz w:val="22"/>
            <w:szCs w:val="22"/>
          </w:rPr>
          <w:delText>was partly reflected</w:delText>
        </w:r>
      </w:del>
      <w:ins w:author="Zimmerman, Amy E" w:date="2026-06-10T09:02:00Z" w16du:dateUtc="2026-06-10T16:02:00Z" w:id="335">
        <w:r w:rsidR="006478B9">
          <w:rPr>
            <w:rFonts w:ascii="Arial" w:hAnsi="Arial" w:cs="Arial"/>
            <w:sz w:val="22"/>
            <w:szCs w:val="22"/>
          </w:rPr>
          <w:t>is detectable to some degree</w:t>
        </w:r>
      </w:ins>
      <w:r w:rsidRPr="00B978D4" w:rsidR="00B978D4">
        <w:rPr>
          <w:rFonts w:ascii="Arial" w:hAnsi="Arial" w:cs="Arial"/>
          <w:sz w:val="22"/>
          <w:szCs w:val="22"/>
        </w:rPr>
        <w:t xml:space="preserve"> across</w:t>
      </w:r>
      <w:ins w:author="Zimmerman, Amy E" w:date="2026-06-10T09:02:00Z" w16du:dateUtc="2026-06-10T16:02:00Z" w:id="336">
        <w:r w:rsidR="006478B9">
          <w:rPr>
            <w:rFonts w:ascii="Arial" w:hAnsi="Arial" w:cs="Arial"/>
            <w:sz w:val="22"/>
            <w:szCs w:val="22"/>
          </w:rPr>
          <w:t xml:space="preserve"> other phenotypic</w:t>
        </w:r>
      </w:ins>
      <w:r w:rsidRPr="00B978D4" w:rsidR="00B978D4">
        <w:rPr>
          <w:rFonts w:ascii="Arial" w:hAnsi="Arial" w:cs="Arial"/>
          <w:sz w:val="22"/>
          <w:szCs w:val="22"/>
        </w:rPr>
        <w:t xml:space="preserve"> </w:t>
      </w:r>
      <w:ins w:author="Zimmerman, Amy E" w:date="2026-06-10T09:02:00Z" w16du:dateUtc="2026-06-10T16:02:00Z" w:id="337">
        <w:r w:rsidR="006478B9">
          <w:rPr>
            <w:rFonts w:ascii="Arial" w:hAnsi="Arial" w:cs="Arial"/>
            <w:sz w:val="22"/>
            <w:szCs w:val="22"/>
          </w:rPr>
          <w:t>(</w:t>
        </w:r>
      </w:ins>
      <w:r w:rsidRPr="00B978D4" w:rsidR="00B978D4">
        <w:rPr>
          <w:rFonts w:ascii="Arial" w:hAnsi="Arial" w:cs="Arial"/>
          <w:sz w:val="22"/>
          <w:szCs w:val="22"/>
        </w:rPr>
        <w:t>enzymatic</w:t>
      </w:r>
      <w:ins w:author="Zimmerman, Amy E" w:date="2026-06-10T09:02:00Z" w16du:dateUtc="2026-06-10T16:02:00Z" w:id="338">
        <w:r w:rsidR="006478B9">
          <w:rPr>
            <w:rFonts w:ascii="Arial" w:hAnsi="Arial" w:cs="Arial"/>
            <w:sz w:val="22"/>
            <w:szCs w:val="22"/>
          </w:rPr>
          <w:t>-</w:t>
        </w:r>
      </w:ins>
      <w:r w:rsidRPr="00B978D4" w:rsidR="00B978D4">
        <w:rPr>
          <w:rFonts w:ascii="Arial" w:hAnsi="Arial" w:cs="Arial"/>
          <w:sz w:val="22"/>
          <w:szCs w:val="22"/>
        </w:rPr>
        <w:t xml:space="preserve"> and molecular</w:t>
      </w:r>
      <w:ins w:author="Zimmerman, Amy E" w:date="2026-06-10T09:02:00Z" w16du:dateUtc="2026-06-10T16:02:00Z" w:id="339">
        <w:r w:rsidR="006478B9">
          <w:rPr>
            <w:rFonts w:ascii="Arial" w:hAnsi="Arial" w:cs="Arial"/>
            <w:sz w:val="22"/>
            <w:szCs w:val="22"/>
          </w:rPr>
          <w:t>-scale)</w:t>
        </w:r>
      </w:ins>
      <w:r w:rsidRPr="00B978D4" w:rsidR="00B978D4">
        <w:rPr>
          <w:rFonts w:ascii="Arial" w:hAnsi="Arial" w:cs="Arial"/>
          <w:sz w:val="22"/>
          <w:szCs w:val="22"/>
        </w:rPr>
        <w:t xml:space="preserve"> measurements. This supports </w:t>
      </w:r>
      <w:commentRangeStart w:id="340"/>
      <w:r w:rsidRPr="00B978D4" w:rsidR="00B978D4">
        <w:rPr>
          <w:rFonts w:ascii="Arial" w:hAnsi="Arial" w:cs="Arial"/>
          <w:sz w:val="22"/>
          <w:szCs w:val="22"/>
        </w:rPr>
        <w:t xml:space="preserve">partial </w:t>
      </w:r>
      <w:commentRangeEnd w:id="340"/>
      <w:r w:rsidRPr="00B978D4" w:rsidR="00D57FFB">
        <w:rPr>
          <w:rStyle w:val="CommentReference"/>
          <w:rFonts w:ascii="Arial" w:hAnsi="Arial" w:cs="Arial"/>
          <w:sz w:val="22"/>
          <w:szCs w:val="22"/>
        </w:rPr>
        <w:commentReference w:id="340"/>
      </w:r>
      <w:r w:rsidRPr="00B978D4" w:rsidR="00B978D4">
        <w:rPr>
          <w:rFonts w:ascii="Arial" w:hAnsi="Arial" w:cs="Arial"/>
          <w:sz w:val="22"/>
          <w:szCs w:val="22"/>
        </w:rPr>
        <w:t xml:space="preserve">cross-scale coordination in seasonal microbial function, while also showing that </w:t>
      </w:r>
      <w:commentRangeStart w:id="341"/>
      <w:r w:rsidRPr="00B978D4" w:rsidR="00B978D4">
        <w:rPr>
          <w:rFonts w:ascii="Arial" w:hAnsi="Arial" w:cs="Arial"/>
          <w:sz w:val="22"/>
          <w:szCs w:val="22"/>
        </w:rPr>
        <w:t xml:space="preserve">biomass </w:t>
      </w:r>
      <w:commentRangeEnd w:id="341"/>
      <w:r w:rsidRPr="00B978D4" w:rsidR="0021241E">
        <w:rPr>
          <w:rStyle w:val="CommentReference"/>
          <w:rFonts w:ascii="Arial" w:hAnsi="Arial" w:cs="Arial"/>
          <w:sz w:val="22"/>
          <w:szCs w:val="22"/>
        </w:rPr>
        <w:commentReference w:id="341"/>
      </w:r>
      <w:r w:rsidRPr="00B978D4" w:rsidR="00B978D4">
        <w:rPr>
          <w:rFonts w:ascii="Arial" w:hAnsi="Arial" w:cs="Arial"/>
          <w:sz w:val="22"/>
          <w:szCs w:val="22"/>
        </w:rPr>
        <w:t>pools contributed little to the shared temporal signal</w:t>
      </w:r>
      <w:r w:rsidR="00B978D4">
        <w:rPr>
          <w:rFonts w:ascii="Arial" w:hAnsi="Arial" w:cs="Arial"/>
          <w:sz w:val="22"/>
          <w:szCs w:val="22"/>
        </w:rPr>
        <w:t>.</w:t>
      </w:r>
    </w:p>
    <w:p w:rsidR="00F86338" w:rsidP="00F86338" w:rsidRDefault="00F86338" w14:paraId="48C05CB9" w14:textId="77777777">
      <w:pPr>
        <w:rPr>
          <w:rFonts w:ascii="Arial" w:hAnsi="Arial" w:cs="Arial"/>
          <w:sz w:val="22"/>
          <w:szCs w:val="22"/>
        </w:rPr>
      </w:pPr>
    </w:p>
    <w:p w:rsidR="00F86338" w:rsidP="00F86338" w:rsidRDefault="00F86338" w14:paraId="452505F2" w14:textId="2078AF22">
      <w:pPr>
        <w:rPr>
          <w:rFonts w:ascii="Arial" w:hAnsi="Arial" w:cs="Arial"/>
          <w:sz w:val="22"/>
          <w:szCs w:val="22"/>
        </w:rPr>
      </w:pPr>
      <w:r>
        <w:rPr>
          <w:rFonts w:ascii="Arial" w:hAnsi="Arial" w:cs="Arial"/>
          <w:noProof/>
          <w:sz w:val="22"/>
          <w:szCs w:val="22"/>
        </w:rPr>
        <w:drawing>
          <wp:inline distT="0" distB="0" distL="0" distR="0" wp14:anchorId="50E36379" wp14:editId="7892E3B2">
            <wp:extent cx="5239225" cy="6486899"/>
            <wp:effectExtent l="0" t="0" r="0" b="0"/>
            <wp:docPr id="1287320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20273" name="Picture 12873202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47824" cy="6497546"/>
                    </a:xfrm>
                    <a:prstGeom prst="rect">
                      <a:avLst/>
                    </a:prstGeom>
                  </pic:spPr>
                </pic:pic>
              </a:graphicData>
            </a:graphic>
          </wp:inline>
        </w:drawing>
      </w:r>
    </w:p>
    <w:p w:rsidR="00F5758C" w:rsidP="008E6D71" w:rsidRDefault="00F5758C" w14:paraId="5631D48D" w14:textId="0E1880C7">
      <w:pPr>
        <w:rPr>
          <w:rFonts w:ascii="Arial" w:hAnsi="Arial" w:cs="Arial"/>
          <w:sz w:val="22"/>
          <w:szCs w:val="22"/>
        </w:rPr>
      </w:pPr>
      <w:r w:rsidRPr="00497A22">
        <w:rPr>
          <w:rFonts w:ascii="Arial" w:hAnsi="Arial" w:cs="Arial"/>
          <w:b/>
          <w:bCs/>
          <w:sz w:val="22"/>
          <w:szCs w:val="22"/>
        </w:rPr>
        <w:t xml:space="preserve">Figure S2. Factor 4 captures </w:t>
      </w:r>
      <w:ins w:author="Zimmerman, Amy E" w:date="2026-06-10T09:06:00Z" w16du:dateUtc="2026-06-10T16:06:00Z" w:id="342">
        <w:r w:rsidR="00281021">
          <w:rPr>
            <w:rFonts w:ascii="Arial" w:hAnsi="Arial" w:cs="Arial"/>
            <w:b/>
            <w:bCs/>
            <w:sz w:val="22"/>
            <w:szCs w:val="22"/>
          </w:rPr>
          <w:t>predominantly</w:t>
        </w:r>
      </w:ins>
      <w:del w:author="Zimmerman, Amy E" w:date="2026-06-10T09:05:00Z" w16du:dateUtc="2026-06-10T16:05:00Z" w:id="343">
        <w:r w:rsidRPr="00497A22" w:rsidDel="0021241E">
          <w:rPr>
            <w:rFonts w:ascii="Arial" w:hAnsi="Arial" w:cs="Arial"/>
            <w:b/>
            <w:bCs/>
            <w:sz w:val="22"/>
            <w:szCs w:val="22"/>
          </w:rPr>
          <w:delText>a</w:delText>
        </w:r>
      </w:del>
      <w:r w:rsidRPr="00497A22">
        <w:rPr>
          <w:rFonts w:ascii="Arial" w:hAnsi="Arial" w:cs="Arial"/>
          <w:b/>
          <w:bCs/>
          <w:sz w:val="22"/>
          <w:szCs w:val="22"/>
        </w:rPr>
        <w:t xml:space="preserve"> transcriptom</w:t>
      </w:r>
      <w:ins w:author="Zimmerman, Amy E" w:date="2026-06-10T09:05:00Z" w16du:dateUtc="2026-06-10T16:05:00Z" w:id="344">
        <w:r w:rsidR="00D748F0">
          <w:rPr>
            <w:rFonts w:ascii="Arial" w:hAnsi="Arial" w:cs="Arial"/>
            <w:b/>
            <w:bCs/>
            <w:sz w:val="22"/>
            <w:szCs w:val="22"/>
          </w:rPr>
          <w:t>ic</w:t>
        </w:r>
      </w:ins>
      <w:del w:author="Zimmerman, Amy E" w:date="2026-06-10T09:05:00Z" w16du:dateUtc="2026-06-10T16:05:00Z" w:id="345">
        <w:r w:rsidRPr="00497A22" w:rsidDel="00D748F0">
          <w:rPr>
            <w:rFonts w:ascii="Arial" w:hAnsi="Arial" w:cs="Arial"/>
            <w:b/>
            <w:bCs/>
            <w:sz w:val="22"/>
            <w:szCs w:val="22"/>
          </w:rPr>
          <w:delText>e-led</w:delText>
        </w:r>
      </w:del>
      <w:r w:rsidRPr="00497A22">
        <w:rPr>
          <w:rFonts w:ascii="Arial" w:hAnsi="Arial" w:cs="Arial"/>
          <w:b/>
          <w:bCs/>
          <w:sz w:val="22"/>
          <w:szCs w:val="22"/>
        </w:rPr>
        <w:t xml:space="preserve"> </w:t>
      </w:r>
      <w:del w:author="Zimmerman, Amy E" w:date="2026-06-10T09:05:00Z" w16du:dateUtc="2026-06-10T16:05:00Z" w:id="346">
        <w:r w:rsidRPr="00497A22" w:rsidDel="00D748F0">
          <w:rPr>
            <w:rFonts w:ascii="Arial" w:hAnsi="Arial" w:cs="Arial"/>
            <w:b/>
            <w:bCs/>
            <w:sz w:val="22"/>
            <w:szCs w:val="22"/>
          </w:rPr>
          <w:delText xml:space="preserve">metabolic </w:delText>
        </w:r>
      </w:del>
      <w:ins w:author="Zimmerman, Amy E" w:date="2026-06-10T09:05:00Z" w16du:dateUtc="2026-06-10T16:05:00Z" w:id="347">
        <w:r w:rsidR="00D748F0">
          <w:rPr>
            <w:rFonts w:ascii="Arial" w:hAnsi="Arial" w:cs="Arial"/>
            <w:b/>
            <w:bCs/>
            <w:sz w:val="22"/>
            <w:szCs w:val="22"/>
          </w:rPr>
          <w:t>data</w:t>
        </w:r>
        <w:r w:rsidRPr="00497A22" w:rsidR="00D748F0">
          <w:rPr>
            <w:rFonts w:ascii="Arial" w:hAnsi="Arial" w:cs="Arial"/>
            <w:b/>
            <w:bCs/>
            <w:sz w:val="22"/>
            <w:szCs w:val="22"/>
          </w:rPr>
          <w:t xml:space="preserve"> </w:t>
        </w:r>
      </w:ins>
      <w:r w:rsidRPr="00497A22">
        <w:rPr>
          <w:rFonts w:ascii="Arial" w:hAnsi="Arial" w:cs="Arial"/>
          <w:b/>
          <w:bCs/>
          <w:sz w:val="22"/>
          <w:szCs w:val="22"/>
        </w:rPr>
        <w:t>signal</w:t>
      </w:r>
      <w:ins w:author="Zimmerman, Amy E" w:date="2026-06-10T09:05:00Z" w16du:dateUtc="2026-06-10T16:05:00Z" w:id="348">
        <w:r w:rsidR="00D748F0">
          <w:rPr>
            <w:rFonts w:ascii="Arial" w:hAnsi="Arial" w:cs="Arial"/>
            <w:b/>
            <w:bCs/>
            <w:sz w:val="22"/>
            <w:szCs w:val="22"/>
          </w:rPr>
          <w:t>s</w:t>
        </w:r>
      </w:ins>
      <w:r w:rsidRPr="00497A22">
        <w:rPr>
          <w:rFonts w:ascii="Arial" w:hAnsi="Arial" w:cs="Arial"/>
          <w:b/>
          <w:bCs/>
          <w:sz w:val="22"/>
          <w:szCs w:val="22"/>
        </w:rPr>
        <w:t>.</w:t>
      </w:r>
      <w:r w:rsidRPr="00497A22" w:rsidR="00497A22">
        <w:rPr>
          <w:rFonts w:ascii="Arial" w:hAnsi="Arial" w:cs="Arial"/>
          <w:b/>
          <w:bCs/>
          <w:sz w:val="22"/>
          <w:szCs w:val="22"/>
        </w:rPr>
        <w:t xml:space="preserve"> </w:t>
      </w:r>
      <w:r w:rsidRPr="00F5758C">
        <w:rPr>
          <w:rFonts w:ascii="Arial" w:hAnsi="Arial" w:cs="Arial"/>
          <w:sz w:val="22"/>
          <w:szCs w:val="22"/>
        </w:rPr>
        <w:t xml:space="preserve">(A) </w:t>
      </w:r>
      <w:commentRangeStart w:id="349"/>
      <w:r w:rsidRPr="00F5758C">
        <w:rPr>
          <w:rFonts w:ascii="Arial" w:hAnsi="Arial" w:cs="Arial"/>
          <w:sz w:val="22"/>
          <w:szCs w:val="22"/>
        </w:rPr>
        <w:t>Percent variance explained by MEFISTO Factor 4 across data views.</w:t>
      </w:r>
      <w:commentRangeEnd w:id="349"/>
      <w:r w:rsidRPr="00F5758C" w:rsidR="00C25C49">
        <w:rPr>
          <w:rStyle w:val="CommentReference"/>
          <w:rFonts w:ascii="Arial" w:hAnsi="Arial" w:cs="Arial"/>
          <w:sz w:val="22"/>
          <w:szCs w:val="22"/>
        </w:rPr>
        <w:commentReference w:id="349"/>
      </w:r>
      <w:r w:rsidRPr="00F5758C">
        <w:rPr>
          <w:rFonts w:ascii="Arial" w:hAnsi="Arial" w:cs="Arial"/>
          <w:sz w:val="22"/>
          <w:szCs w:val="22"/>
        </w:rPr>
        <w:t xml:space="preserve"> Factor 4 explained the most variance in the </w:t>
      </w:r>
      <w:ins w:author="Zimmerman, Amy E" w:date="2026-06-10T09:06:00Z" w16du:dateUtc="2026-06-10T16:06:00Z" w:id="350">
        <w:r w:rsidR="00D748F0">
          <w:rPr>
            <w:rFonts w:ascii="Arial" w:hAnsi="Arial" w:cs="Arial"/>
            <w:sz w:val="22"/>
            <w:szCs w:val="22"/>
          </w:rPr>
          <w:t>gene expression (</w:t>
        </w:r>
      </w:ins>
      <w:r w:rsidRPr="00F5758C">
        <w:rPr>
          <w:rFonts w:ascii="Arial" w:hAnsi="Arial" w:cs="Arial"/>
          <w:sz w:val="22"/>
          <w:szCs w:val="22"/>
        </w:rPr>
        <w:t>metatranscriptomic</w:t>
      </w:r>
      <w:ins w:author="Zimmerman, Amy E" w:date="2026-06-10T09:06:00Z" w16du:dateUtc="2026-06-10T16:06:00Z" w:id="351">
        <w:r w:rsidR="00D748F0">
          <w:rPr>
            <w:rFonts w:ascii="Arial" w:hAnsi="Arial" w:cs="Arial"/>
            <w:sz w:val="22"/>
            <w:szCs w:val="22"/>
          </w:rPr>
          <w:t>)</w:t>
        </w:r>
      </w:ins>
      <w:r w:rsidRPr="00F5758C">
        <w:rPr>
          <w:rFonts w:ascii="Arial" w:hAnsi="Arial" w:cs="Arial"/>
          <w:sz w:val="22"/>
          <w:szCs w:val="22"/>
        </w:rPr>
        <w:t xml:space="preserve"> </w:t>
      </w:r>
      <w:del w:author="Zimmerman, Amy E" w:date="2026-06-10T09:06:00Z" w16du:dateUtc="2026-06-10T16:06:00Z" w:id="352">
        <w:r w:rsidRPr="00F5758C" w:rsidDel="00D748F0">
          <w:rPr>
            <w:rFonts w:ascii="Arial" w:hAnsi="Arial" w:cs="Arial"/>
            <w:sz w:val="22"/>
            <w:szCs w:val="22"/>
          </w:rPr>
          <w:delText>view</w:delText>
        </w:r>
      </w:del>
      <w:ins w:author="Zimmerman, Amy E" w:date="2026-06-10T09:06:00Z" w16du:dateUtc="2026-06-10T16:06:00Z" w:id="353">
        <w:r w:rsidR="00D748F0">
          <w:rPr>
            <w:rFonts w:ascii="Arial" w:hAnsi="Arial" w:cs="Arial"/>
            <w:sz w:val="22"/>
            <w:szCs w:val="22"/>
          </w:rPr>
          <w:t>data</w:t>
        </w:r>
      </w:ins>
      <w:r w:rsidRPr="00F5758C">
        <w:rPr>
          <w:rFonts w:ascii="Arial" w:hAnsi="Arial" w:cs="Arial"/>
          <w:sz w:val="22"/>
          <w:szCs w:val="22"/>
        </w:rPr>
        <w:t xml:space="preserve">, with weaker contributions from </w:t>
      </w:r>
      <w:del w:author="Zimmerman, Amy E" w:date="2026-06-10T09:06:00Z" w16du:dateUtc="2026-06-10T16:06:00Z" w:id="354">
        <w:r w:rsidRPr="00F5758C" w:rsidDel="00281021">
          <w:rPr>
            <w:rFonts w:ascii="Arial" w:hAnsi="Arial" w:cs="Arial"/>
            <w:sz w:val="22"/>
            <w:szCs w:val="22"/>
          </w:rPr>
          <w:delText xml:space="preserve">MicroResp </w:delText>
        </w:r>
      </w:del>
      <w:ins w:author="Zimmerman, Amy E" w:date="2026-06-10T09:06:00Z" w16du:dateUtc="2026-06-10T16:06:00Z" w:id="355">
        <w:r w:rsidR="00281021">
          <w:rPr>
            <w:rFonts w:ascii="Arial" w:hAnsi="Arial" w:cs="Arial"/>
            <w:sz w:val="22"/>
            <w:szCs w:val="22"/>
          </w:rPr>
          <w:t>respiration</w:t>
        </w:r>
        <w:r w:rsidRPr="00F5758C" w:rsidR="00281021">
          <w:rPr>
            <w:rFonts w:ascii="Arial" w:hAnsi="Arial" w:cs="Arial"/>
            <w:sz w:val="22"/>
            <w:szCs w:val="22"/>
          </w:rPr>
          <w:t xml:space="preserve"> </w:t>
        </w:r>
      </w:ins>
      <w:r w:rsidRPr="00F5758C">
        <w:rPr>
          <w:rFonts w:ascii="Arial" w:hAnsi="Arial" w:cs="Arial"/>
          <w:sz w:val="22"/>
          <w:szCs w:val="22"/>
        </w:rPr>
        <w:t xml:space="preserve">and extracellular enzyme activity and near-zero contribution from microbial biomass C and N. (B) Top positive and negative metatranscriptomic feature weights for Factor 4. Bars show signed Factor 4 weights, with </w:t>
      </w:r>
      <w:commentRangeStart w:id="356"/>
      <w:r w:rsidRPr="00F5758C">
        <w:rPr>
          <w:rFonts w:ascii="Arial" w:hAnsi="Arial" w:cs="Arial"/>
          <w:sz w:val="22"/>
          <w:szCs w:val="22"/>
        </w:rPr>
        <w:t xml:space="preserve">positive and negative weights </w:t>
      </w:r>
      <w:commentRangeEnd w:id="356"/>
      <w:r w:rsidRPr="00F5758C" w:rsidR="00481749">
        <w:rPr>
          <w:rStyle w:val="CommentReference"/>
          <w:rFonts w:ascii="Arial" w:hAnsi="Arial" w:cs="Arial"/>
          <w:sz w:val="22"/>
          <w:szCs w:val="22"/>
        </w:rPr>
        <w:commentReference w:id="356"/>
      </w:r>
      <w:r w:rsidRPr="00F5758C">
        <w:rPr>
          <w:rFonts w:ascii="Arial" w:hAnsi="Arial" w:cs="Arial"/>
          <w:sz w:val="22"/>
          <w:szCs w:val="22"/>
        </w:rPr>
        <w:t xml:space="preserve">representing opposing sides of the same latent factor. (C) KEGG pathway/module enrichment among Factor 4-associated transcript features. Point color indicates statistical significance as -log10(adjusted p), point size indicates the number of annotated </w:t>
      </w:r>
      <w:commentRangeStart w:id="357"/>
      <w:r w:rsidRPr="00F5758C">
        <w:rPr>
          <w:rFonts w:ascii="Arial" w:hAnsi="Arial" w:cs="Arial"/>
          <w:sz w:val="22"/>
          <w:szCs w:val="22"/>
        </w:rPr>
        <w:t>features</w:t>
      </w:r>
      <w:commentRangeEnd w:id="357"/>
      <w:r w:rsidRPr="00F5758C" w:rsidR="00F362EF">
        <w:rPr>
          <w:rStyle w:val="CommentReference"/>
          <w:rFonts w:ascii="Arial" w:hAnsi="Arial" w:cs="Arial"/>
          <w:sz w:val="22"/>
          <w:szCs w:val="22"/>
        </w:rPr>
        <w:commentReference w:id="357"/>
      </w:r>
      <w:r w:rsidRPr="00F5758C">
        <w:rPr>
          <w:rFonts w:ascii="Arial" w:hAnsi="Arial" w:cs="Arial"/>
          <w:sz w:val="22"/>
          <w:szCs w:val="22"/>
        </w:rPr>
        <w:t xml:space="preserve">, and black outlines mark amino-acid-related pathways. </w:t>
      </w:r>
      <w:commentRangeStart w:id="358"/>
      <w:r w:rsidRPr="00F5758C">
        <w:rPr>
          <w:rFonts w:ascii="Arial" w:hAnsi="Arial" w:cs="Arial"/>
          <w:sz w:val="22"/>
          <w:szCs w:val="22"/>
        </w:rPr>
        <w:t xml:space="preserve">Enriched </w:t>
      </w:r>
      <w:commentRangeEnd w:id="358"/>
      <w:r w:rsidRPr="00F5758C" w:rsidR="00E54B87">
        <w:rPr>
          <w:rStyle w:val="CommentReference"/>
          <w:rFonts w:ascii="Arial" w:hAnsi="Arial" w:cs="Arial"/>
          <w:sz w:val="22"/>
          <w:szCs w:val="22"/>
        </w:rPr>
        <w:commentReference w:id="358"/>
      </w:r>
      <w:r w:rsidRPr="00F5758C">
        <w:rPr>
          <w:rFonts w:ascii="Arial" w:hAnsi="Arial" w:cs="Arial"/>
          <w:sz w:val="22"/>
          <w:szCs w:val="22"/>
        </w:rPr>
        <w:t>terms included multiple amino-acid and one-carbon metabolic pathways, supporting interpretation of Factor 4 as a transcriptome-led metabolic signal.</w:t>
      </w:r>
    </w:p>
    <w:p w:rsidR="00607827" w:rsidP="008E6D71" w:rsidRDefault="00607827" w14:paraId="6297400D" w14:textId="77777777">
      <w:pPr>
        <w:rPr>
          <w:rFonts w:ascii="Arial" w:hAnsi="Arial" w:cs="Arial"/>
          <w:sz w:val="22"/>
          <w:szCs w:val="22"/>
        </w:rPr>
      </w:pPr>
      <w:r w:rsidRPr="00607827">
        <w:rPr>
          <w:rFonts w:ascii="Arial" w:hAnsi="Arial" w:cs="Arial"/>
          <w:b/>
          <w:bCs/>
          <w:sz w:val="22"/>
          <w:szCs w:val="22"/>
        </w:rPr>
        <w:t>Take-home:</w:t>
      </w:r>
      <w:r w:rsidRPr="00607827">
        <w:rPr>
          <w:rFonts w:ascii="Arial" w:hAnsi="Arial" w:cs="Arial"/>
          <w:sz w:val="22"/>
          <w:szCs w:val="22"/>
        </w:rPr>
        <w:t xml:space="preserve"> Factor 4 was primarily transcriptome-led. It explained substantially more variance in metatranscriptomics than in MicroResp, EEA, Fraction EEA, or microbial biomass, and its associated transcript features were enriched for amino-acid and central-carbon metabolic pathways. This indicates that some seasonal </w:t>
      </w:r>
      <w:commentRangeStart w:id="359"/>
      <w:commentRangeStart w:id="360"/>
      <w:r w:rsidRPr="00607827">
        <w:rPr>
          <w:rFonts w:ascii="Arial" w:hAnsi="Arial" w:cs="Arial"/>
          <w:sz w:val="22"/>
          <w:szCs w:val="22"/>
        </w:rPr>
        <w:t xml:space="preserve">transcriptomic programs were not strongly </w:t>
      </w:r>
      <w:commentRangeEnd w:id="359"/>
      <w:r w:rsidRPr="00607827" w:rsidR="007D6677">
        <w:rPr>
          <w:rStyle w:val="CommentReference"/>
          <w:rFonts w:ascii="Arial" w:hAnsi="Arial" w:cs="Arial"/>
          <w:sz w:val="22"/>
          <w:szCs w:val="22"/>
        </w:rPr>
        <w:commentReference w:id="359"/>
      </w:r>
      <w:commentRangeEnd w:id="360"/>
      <w:r>
        <w:rPr>
          <w:rStyle w:val="CommentReference"/>
        </w:rPr>
        <w:commentReference w:id="360"/>
      </w:r>
      <w:r w:rsidRPr="00607827">
        <w:rPr>
          <w:rFonts w:ascii="Arial" w:hAnsi="Arial" w:cs="Arial"/>
          <w:sz w:val="22"/>
          <w:szCs w:val="22"/>
        </w:rPr>
        <w:t>reflected in substrate-induced respiration, extracellular enzyme activity, or biomass pools.</w:t>
      </w:r>
    </w:p>
    <w:p w:rsidR="002A4DE7" w:rsidP="0005701F" w:rsidRDefault="002A4DE7" w14:paraId="70EE5585" w14:textId="77777777">
      <w:pPr>
        <w:rPr>
          <w:rFonts w:ascii="Arial" w:hAnsi="Arial" w:cs="Arial"/>
          <w:b/>
          <w:bCs/>
          <w:sz w:val="22"/>
          <w:szCs w:val="22"/>
        </w:rPr>
      </w:pPr>
    </w:p>
    <w:p w:rsidR="002A4DE7" w:rsidP="0005701F" w:rsidRDefault="002A4DE7" w14:paraId="6213CCAB" w14:textId="03CFA9F3">
      <w:pPr>
        <w:rPr>
          <w:rFonts w:ascii="Arial" w:hAnsi="Arial" w:cs="Arial"/>
          <w:b/>
          <w:bCs/>
          <w:sz w:val="22"/>
          <w:szCs w:val="22"/>
        </w:rPr>
      </w:pPr>
      <w:r>
        <w:rPr>
          <w:rFonts w:ascii="Arial" w:hAnsi="Arial" w:cs="Arial"/>
          <w:b/>
          <w:bCs/>
          <w:noProof/>
          <w:sz w:val="22"/>
          <w:szCs w:val="22"/>
        </w:rPr>
        <w:drawing>
          <wp:inline distT="0" distB="0" distL="0" distR="0" wp14:anchorId="50B772B8" wp14:editId="7ECDD5BE">
            <wp:extent cx="5040050" cy="5985059"/>
            <wp:effectExtent l="0" t="0" r="8255" b="0"/>
            <wp:docPr id="441360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60971" name="Picture 4413609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7403" cy="5993790"/>
                    </a:xfrm>
                    <a:prstGeom prst="rect">
                      <a:avLst/>
                    </a:prstGeom>
                  </pic:spPr>
                </pic:pic>
              </a:graphicData>
            </a:graphic>
          </wp:inline>
        </w:drawing>
      </w:r>
    </w:p>
    <w:p w:rsidRPr="0005701F" w:rsidR="0005701F" w:rsidP="0005701F" w:rsidRDefault="0005701F" w14:paraId="2D46CBA4" w14:textId="0253C0B0">
      <w:pPr>
        <w:rPr>
          <w:rFonts w:ascii="Arial" w:hAnsi="Arial" w:cs="Arial"/>
          <w:sz w:val="22"/>
          <w:szCs w:val="22"/>
        </w:rPr>
      </w:pPr>
      <w:r w:rsidRPr="0005701F">
        <w:rPr>
          <w:rFonts w:ascii="Arial" w:hAnsi="Arial" w:cs="Arial"/>
          <w:b/>
          <w:bCs/>
          <w:sz w:val="22"/>
          <w:szCs w:val="22"/>
        </w:rPr>
        <w:t>Figure S</w:t>
      </w:r>
      <w:r>
        <w:rPr>
          <w:rFonts w:ascii="Arial" w:hAnsi="Arial" w:cs="Arial"/>
          <w:b/>
          <w:bCs/>
          <w:sz w:val="22"/>
          <w:szCs w:val="22"/>
        </w:rPr>
        <w:t>3</w:t>
      </w:r>
      <w:r w:rsidRPr="0005701F">
        <w:rPr>
          <w:rFonts w:ascii="Arial" w:hAnsi="Arial" w:cs="Arial"/>
          <w:b/>
          <w:bCs/>
          <w:sz w:val="22"/>
          <w:szCs w:val="22"/>
        </w:rPr>
        <w:t xml:space="preserve">. The </w:t>
      </w:r>
      <w:commentRangeStart w:id="361"/>
      <w:r w:rsidRPr="0005701F">
        <w:rPr>
          <w:rFonts w:ascii="Arial" w:hAnsi="Arial" w:cs="Arial"/>
          <w:b/>
          <w:bCs/>
          <w:sz w:val="22"/>
          <w:szCs w:val="22"/>
        </w:rPr>
        <w:t xml:space="preserve">Q1 </w:t>
      </w:r>
      <w:commentRangeEnd w:id="361"/>
      <w:r w:rsidRPr="0005701F" w:rsidR="00BC3BB1">
        <w:rPr>
          <w:rStyle w:val="CommentReference"/>
          <w:rFonts w:ascii="Arial" w:hAnsi="Arial" w:cs="Arial"/>
          <w:b/>
          <w:bCs/>
          <w:sz w:val="22"/>
          <w:szCs w:val="22"/>
        </w:rPr>
        <w:commentReference w:id="361"/>
      </w:r>
      <w:r w:rsidRPr="0005701F">
        <w:rPr>
          <w:rFonts w:ascii="Arial" w:hAnsi="Arial" w:cs="Arial"/>
          <w:b/>
          <w:bCs/>
          <w:sz w:val="22"/>
          <w:szCs w:val="22"/>
        </w:rPr>
        <w:t xml:space="preserve">Cluster 1 fall </w:t>
      </w:r>
      <w:commentRangeStart w:id="362"/>
      <w:r w:rsidRPr="0005701F">
        <w:rPr>
          <w:rFonts w:ascii="Arial" w:hAnsi="Arial" w:cs="Arial"/>
          <w:b/>
          <w:bCs/>
          <w:sz w:val="22"/>
          <w:szCs w:val="22"/>
        </w:rPr>
        <w:t xml:space="preserve">pulse </w:t>
      </w:r>
      <w:commentRangeEnd w:id="362"/>
      <w:r w:rsidRPr="0005701F" w:rsidR="003D5A3D">
        <w:rPr>
          <w:rStyle w:val="CommentReference"/>
          <w:rFonts w:ascii="Arial" w:hAnsi="Arial" w:cs="Arial"/>
          <w:b/>
          <w:bCs/>
          <w:sz w:val="22"/>
          <w:szCs w:val="22"/>
        </w:rPr>
        <w:commentReference w:id="362"/>
      </w:r>
      <w:commentRangeStart w:id="363"/>
      <w:r w:rsidRPr="0005701F">
        <w:rPr>
          <w:rFonts w:ascii="Arial" w:hAnsi="Arial" w:cs="Arial"/>
          <w:b/>
          <w:bCs/>
          <w:sz w:val="22"/>
          <w:szCs w:val="22"/>
        </w:rPr>
        <w:t>was only weakly recovered by MEFISTO Factor 3.</w:t>
      </w:r>
      <w:commentRangeEnd w:id="363"/>
      <w:r w:rsidRPr="0005701F" w:rsidR="00BC3BB1">
        <w:rPr>
          <w:rStyle w:val="CommentReference"/>
          <w:rFonts w:ascii="Arial" w:hAnsi="Arial" w:cs="Arial"/>
          <w:sz w:val="22"/>
          <w:szCs w:val="22"/>
        </w:rPr>
        <w:commentReference w:id="363"/>
      </w:r>
      <w:r w:rsidRPr="0005701F">
        <w:rPr>
          <w:rFonts w:ascii="Arial" w:hAnsi="Arial" w:cs="Arial"/>
          <w:sz w:val="22"/>
          <w:szCs w:val="22"/>
        </w:rPr>
        <w:br/>
      </w:r>
      <w:r w:rsidRPr="0005701F">
        <w:rPr>
          <w:rFonts w:ascii="Arial" w:hAnsi="Arial" w:cs="Arial"/>
          <w:sz w:val="22"/>
          <w:szCs w:val="22"/>
        </w:rPr>
        <w:t>(A) Mean z-scored GAM-fitted MicroResp trajectory for Q1 Cluster 1 substrates, consisting of citric acid, lactic acid, malic acid, succinic acid, glutamic acid, and diethylamine. The group showed a concentrated fall pulse centered in September-October. (B) MicroResp feature weights for MEFISTO Factor 3, colored by Q1 cluster. Cluster 1 substrates were highlighted to evaluate whether the fall pulse group loaded coherently on Factor 3. (C) Factor 3 reconstructed trajectory for Cluster 1 substrates compared with the Q1 Cluster 1 fitted trajectory at matched or nearest sampling dates. Reconstructed values were calculated as sample-level Factor 3 scores multiplied by feature-specific Factor 3 weights and averaged across Cluster 1 substrates. The comparison shows that Factor 3 captured only a weak or broadened version of the Cluster 1 fall pulse rather than a strong shared reconstruction of the Q1 pattern.</w:t>
      </w:r>
    </w:p>
    <w:p w:rsidR="0005701F" w:rsidP="008E6D71" w:rsidRDefault="0087721D" w14:paraId="6A8748E3" w14:textId="4F9D843C">
      <w:pPr>
        <w:rPr>
          <w:ins w:author="Zimmerman, Amy E" w:date="2026-06-10T09:13:00Z" w16du:dateUtc="2026-06-10T16:13:00Z" w:id="364"/>
          <w:rFonts w:ascii="Arial" w:hAnsi="Arial" w:cs="Arial"/>
          <w:sz w:val="22"/>
          <w:szCs w:val="22"/>
        </w:rPr>
      </w:pPr>
      <w:r w:rsidRPr="0087721D">
        <w:rPr>
          <w:rFonts w:ascii="Arial" w:hAnsi="Arial" w:cs="Arial"/>
          <w:b/>
          <w:bCs/>
          <w:sz w:val="22"/>
          <w:szCs w:val="22"/>
        </w:rPr>
        <w:t>Take-home:</w:t>
      </w:r>
      <w:r w:rsidRPr="0087721D">
        <w:rPr>
          <w:rFonts w:ascii="Arial" w:hAnsi="Arial" w:cs="Arial"/>
          <w:sz w:val="22"/>
          <w:szCs w:val="22"/>
        </w:rPr>
        <w:t xml:space="preserve"> The Cluster 1 fall pulse was clear in Q1 but was not strongly recovered as a shared MEFISTO factor. Factor 3 captured only partial or broadened MicroResp structure for this group, suggesting that the fall pulse may be transient, substrate-specific, or less synchronized with enzyme and transcriptomic dynamics than the Cluster 2 winter/rebound phenotype.</w:t>
      </w:r>
    </w:p>
    <w:p w:rsidR="00161561" w:rsidP="008E6D71" w:rsidRDefault="00161561" w14:paraId="036ACFF6" w14:textId="75920319">
      <w:pPr>
        <w:rPr>
          <w:ins w:author="Zimmerman, Amy E" w:date="2026-06-10T09:13:00Z" w16du:dateUtc="2026-06-10T16:13:00Z" w:id="365"/>
          <w:rFonts w:ascii="Arial" w:hAnsi="Arial" w:cs="Arial"/>
          <w:sz w:val="22"/>
          <w:szCs w:val="22"/>
        </w:rPr>
      </w:pPr>
      <w:commentRangeStart w:id="366"/>
      <w:ins w:author="Zimmerman, Amy E" w:date="2026-06-10T09:13:00Z" w16du:dateUtc="2026-06-10T16:13:00Z" w:id="367">
        <w:r>
          <w:rPr>
            <w:rFonts w:ascii="Arial" w:hAnsi="Arial" w:cs="Arial"/>
            <w:sz w:val="22"/>
            <w:szCs w:val="22"/>
          </w:rPr>
          <w:t xml:space="preserve">Additional </w:t>
        </w:r>
      </w:ins>
      <w:commentRangeEnd w:id="366"/>
      <w:r>
        <w:rPr>
          <w:rStyle w:val="CommentReference"/>
          <w:rFonts w:ascii="Arial" w:hAnsi="Arial" w:cs="Arial"/>
          <w:sz w:val="22"/>
          <w:szCs w:val="22"/>
        </w:rPr>
        <w:commentReference w:id="366"/>
      </w:r>
      <w:ins w:author="Zimmerman, Amy E" w:date="2026-06-10T09:13:00Z" w16du:dateUtc="2026-06-10T16:13:00Z" w:id="368">
        <w:r>
          <w:rPr>
            <w:rFonts w:ascii="Arial" w:hAnsi="Arial" w:cs="Arial"/>
            <w:sz w:val="22"/>
            <w:szCs w:val="22"/>
          </w:rPr>
          <w:t>re</w:t>
        </w:r>
      </w:ins>
      <w:ins w:author="Zimmerman, Amy E" w:date="2026-06-10T09:14:00Z" w16du:dateUtc="2026-06-10T16:14:00Z" w:id="369">
        <w:r>
          <w:rPr>
            <w:rFonts w:ascii="Arial" w:hAnsi="Arial" w:cs="Arial"/>
            <w:sz w:val="22"/>
            <w:szCs w:val="22"/>
          </w:rPr>
          <w:t>sults</w:t>
        </w:r>
      </w:ins>
    </w:p>
    <w:p w:rsidR="00161561" w:rsidP="008E6D71" w:rsidRDefault="00EF7F6C" w14:paraId="481F1132" w14:textId="15E2DCF1">
      <w:pPr>
        <w:rPr>
          <w:ins w:author="Zimmerman, Amy E" w:date="2026-06-10T09:15:00Z" w16du:dateUtc="2026-06-10T16:15:00Z" w:id="370"/>
        </w:rPr>
      </w:pPr>
      <w:ins w:author="Zimmerman, Amy E" w:date="2026-06-10T09:15:00Z" w16du:dateUtc="2026-06-10T16:15:00Z" w:id="371">
        <w:r>
          <w:t> </w:t>
        </w:r>
        <w:r>
          <w:rPr>
            <w:noProof/>
          </w:rPr>
          <w:drawing>
            <wp:inline distT="0" distB="0" distL="0" distR="0" wp14:anchorId="086A9742" wp14:editId="3A4702F0">
              <wp:extent cx="5943600" cy="1984375"/>
              <wp:effectExtent l="0" t="0" r="0" b="0"/>
              <wp:docPr id="52362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984375"/>
                      </a:xfrm>
                      <a:prstGeom prst="rect">
                        <a:avLst/>
                      </a:prstGeom>
                      <a:noFill/>
                      <a:ln>
                        <a:noFill/>
                      </a:ln>
                    </pic:spPr>
                  </pic:pic>
                </a:graphicData>
              </a:graphic>
            </wp:inline>
          </w:drawing>
        </w:r>
      </w:ins>
    </w:p>
    <w:p w:rsidR="00EF7F6C" w:rsidP="009D243C" w:rsidRDefault="00F7668D" w14:paraId="6BDAFC63" w14:textId="0CFA301F">
      <w:pPr>
        <w:rPr>
          <w:ins w:author="Zimmerman, Amy E" w:date="2026-06-10T09:13:00Z" w16du:dateUtc="2026-06-10T16:13:00Z" w:id="372"/>
          <w:rFonts w:ascii="Arial" w:hAnsi="Arial" w:cs="Arial"/>
          <w:sz w:val="22"/>
          <w:szCs w:val="22"/>
        </w:rPr>
      </w:pPr>
      <w:ins w:author="Zimmerman, Amy E" w:date="2026-06-10T09:15:00Z" w16du:dateUtc="2026-06-10T16:15:00Z" w:id="373">
        <w:r w:rsidRPr="00F7668D">
          <w:rPr>
            <w:rFonts w:ascii="Arial" w:hAnsi="Arial" w:cs="Arial"/>
            <w:sz w:val="22"/>
            <w:szCs w:val="22"/>
          </w:rPr>
          <w:t xml:space="preserve">Identification of latent factors </w:t>
        </w:r>
      </w:ins>
      <w:ins w:author="Zimmerman, Amy E" w:date="2026-06-10T09:16:00Z" w16du:dateUtc="2026-06-10T16:16:00Z" w:id="374">
        <w:r>
          <w:rPr>
            <w:rFonts w:ascii="Arial" w:hAnsi="Arial" w:cs="Arial"/>
            <w:sz w:val="22"/>
            <w:szCs w:val="22"/>
          </w:rPr>
          <w:t xml:space="preserve">while accounting for temporal noise </w:t>
        </w:r>
      </w:ins>
      <w:ins w:author="Zimmerman, Amy E" w:date="2026-06-10T09:15:00Z" w16du:dateUtc="2026-06-10T16:15:00Z" w:id="375">
        <w:r w:rsidRPr="00F7668D">
          <w:rPr>
            <w:rFonts w:ascii="Arial" w:hAnsi="Arial" w:cs="Arial"/>
            <w:sz w:val="22"/>
            <w:szCs w:val="22"/>
          </w:rPr>
          <w:t xml:space="preserve">uncovered shared temporal trajectories across data </w:t>
        </w:r>
      </w:ins>
      <w:ins w:author="Zimmerman, Amy E" w:date="2026-06-10T09:16:00Z" w16du:dateUtc="2026-06-10T16:16:00Z" w:id="376">
        <w:r>
          <w:rPr>
            <w:rFonts w:ascii="Arial" w:hAnsi="Arial" w:cs="Arial"/>
            <w:sz w:val="22"/>
            <w:szCs w:val="22"/>
          </w:rPr>
          <w:t xml:space="preserve">types. </w:t>
        </w:r>
        <w:r w:rsidR="005D293E">
          <w:rPr>
            <w:rFonts w:ascii="Arial" w:hAnsi="Arial" w:cs="Arial"/>
            <w:sz w:val="22"/>
            <w:szCs w:val="22"/>
          </w:rPr>
          <w:t>Comparison of associations across data types using di</w:t>
        </w:r>
      </w:ins>
      <w:ins w:author="Zimmerman, Amy E" w:date="2026-06-10T09:17:00Z" w16du:dateUtc="2026-06-10T16:17:00Z" w:id="377">
        <w:r w:rsidR="005D293E">
          <w:rPr>
            <w:rFonts w:ascii="Arial" w:hAnsi="Arial" w:cs="Arial"/>
            <w:sz w:val="22"/>
            <w:szCs w:val="22"/>
          </w:rPr>
          <w:t>mensionality reduction methods that are</w:t>
        </w:r>
        <w:r w:rsidR="004654AA">
          <w:rPr>
            <w:rFonts w:ascii="Arial" w:hAnsi="Arial" w:cs="Arial"/>
            <w:sz w:val="22"/>
            <w:szCs w:val="22"/>
          </w:rPr>
          <w:t xml:space="preserve"> (MEFISTO) or are not (Mantel, Procrustes) aware of temporal scale. </w:t>
        </w:r>
      </w:ins>
      <w:ins w:author="Zimmerman, Amy E" w:date="2026-06-10T09:18:00Z" w16du:dateUtc="2026-06-10T16:18:00Z" w:id="378">
        <w:r w:rsidR="009D243C">
          <w:rPr>
            <w:rFonts w:ascii="Arial" w:hAnsi="Arial" w:cs="Arial"/>
            <w:sz w:val="22"/>
            <w:szCs w:val="22"/>
          </w:rPr>
          <w:t>B</w:t>
        </w:r>
        <w:r w:rsidRPr="009D243C" w:rsidR="009D243C">
          <w:rPr>
            <w:rFonts w:ascii="Arial" w:hAnsi="Arial" w:cs="Arial"/>
            <w:sz w:val="22"/>
            <w:szCs w:val="22"/>
          </w:rPr>
          <w:t xml:space="preserve">oth Mantel and Procrustes, which do not account for time or learn shared latent structure, </w:t>
        </w:r>
        <w:r w:rsidR="00660867">
          <w:rPr>
            <w:rFonts w:ascii="Arial" w:hAnsi="Arial" w:cs="Arial"/>
            <w:sz w:val="22"/>
            <w:szCs w:val="22"/>
          </w:rPr>
          <w:t xml:space="preserve">identify </w:t>
        </w:r>
        <w:r w:rsidRPr="009D243C" w:rsidR="009D243C">
          <w:rPr>
            <w:rFonts w:ascii="Arial" w:hAnsi="Arial" w:cs="Arial"/>
            <w:sz w:val="22"/>
            <w:szCs w:val="22"/>
          </w:rPr>
          <w:t>transcriptomics</w:t>
        </w:r>
        <w:r w:rsidR="00660867">
          <w:rPr>
            <w:rFonts w:ascii="Arial" w:hAnsi="Arial" w:cs="Arial"/>
            <w:sz w:val="22"/>
            <w:szCs w:val="22"/>
          </w:rPr>
          <w:t xml:space="preserve"> data</w:t>
        </w:r>
        <w:r w:rsidRPr="009D243C" w:rsidR="009D243C">
          <w:rPr>
            <w:rFonts w:ascii="Arial" w:hAnsi="Arial" w:cs="Arial"/>
            <w:sz w:val="22"/>
            <w:szCs w:val="22"/>
          </w:rPr>
          <w:t xml:space="preserve"> </w:t>
        </w:r>
        <w:r w:rsidR="00660867">
          <w:rPr>
            <w:rFonts w:ascii="Arial" w:hAnsi="Arial" w:cs="Arial"/>
            <w:sz w:val="22"/>
            <w:szCs w:val="22"/>
          </w:rPr>
          <w:t>as</w:t>
        </w:r>
        <w:r w:rsidRPr="009D243C" w:rsidR="009D243C">
          <w:rPr>
            <w:rFonts w:ascii="Arial" w:hAnsi="Arial" w:cs="Arial"/>
            <w:sz w:val="22"/>
            <w:szCs w:val="22"/>
          </w:rPr>
          <w:t xml:space="preserve"> the outlier</w:t>
        </w:r>
        <w:r w:rsidR="00660867">
          <w:rPr>
            <w:rFonts w:ascii="Arial" w:hAnsi="Arial" w:cs="Arial"/>
            <w:sz w:val="22"/>
            <w:szCs w:val="22"/>
          </w:rPr>
          <w:t xml:space="preserve"> – its </w:t>
        </w:r>
        <w:r w:rsidRPr="009D243C" w:rsidR="009D243C">
          <w:rPr>
            <w:rFonts w:ascii="Arial" w:hAnsi="Arial" w:cs="Arial"/>
            <w:sz w:val="22"/>
            <w:szCs w:val="22"/>
          </w:rPr>
          <w:t xml:space="preserve">expression profile doesn't match the other </w:t>
        </w:r>
        <w:r w:rsidR="00660867">
          <w:rPr>
            <w:rFonts w:ascii="Arial" w:hAnsi="Arial" w:cs="Arial"/>
            <w:sz w:val="22"/>
            <w:szCs w:val="22"/>
          </w:rPr>
          <w:t>types</w:t>
        </w:r>
        <w:r w:rsidRPr="009D243C" w:rsidR="009D243C">
          <w:rPr>
            <w:rFonts w:ascii="Arial" w:hAnsi="Arial" w:cs="Arial"/>
            <w:sz w:val="22"/>
            <w:szCs w:val="22"/>
          </w:rPr>
          <w:t xml:space="preserve"> in raw data space. ​</w:t>
        </w:r>
        <w:r w:rsidR="00660867">
          <w:rPr>
            <w:rFonts w:ascii="Arial" w:hAnsi="Arial" w:cs="Arial"/>
            <w:sz w:val="22"/>
            <w:szCs w:val="22"/>
          </w:rPr>
          <w:t>The time-aware approach (</w:t>
        </w:r>
        <w:r w:rsidRPr="009D243C" w:rsidR="009D243C">
          <w:rPr>
            <w:rFonts w:ascii="Arial" w:hAnsi="Arial" w:cs="Arial"/>
            <w:sz w:val="22"/>
            <w:szCs w:val="22"/>
          </w:rPr>
          <w:t>MEFISTO</w:t>
        </w:r>
        <w:r w:rsidR="00660867">
          <w:rPr>
            <w:rFonts w:ascii="Arial" w:hAnsi="Arial" w:cs="Arial"/>
            <w:sz w:val="22"/>
            <w:szCs w:val="22"/>
          </w:rPr>
          <w:t>)</w:t>
        </w:r>
        <w:r w:rsidRPr="009D243C" w:rsidR="009D243C">
          <w:rPr>
            <w:rFonts w:ascii="Arial" w:hAnsi="Arial" w:cs="Arial"/>
            <w:sz w:val="22"/>
            <w:szCs w:val="22"/>
          </w:rPr>
          <w:t xml:space="preserve">, however, identifies latent factors that weight specific subsets of transcripts sharing temporal trajectories with the other </w:t>
        </w:r>
      </w:ins>
      <w:ins w:author="Zimmerman, Amy E" w:date="2026-06-10T09:19:00Z" w16du:dateUtc="2026-06-10T16:19:00Z" w:id="379">
        <w:r w:rsidR="0013469A">
          <w:rPr>
            <w:rFonts w:ascii="Arial" w:hAnsi="Arial" w:cs="Arial"/>
            <w:sz w:val="22"/>
            <w:szCs w:val="22"/>
          </w:rPr>
          <w:t>types</w:t>
        </w:r>
      </w:ins>
      <w:ins w:author="Zimmerman, Amy E" w:date="2026-06-10T09:18:00Z" w16du:dateUtc="2026-06-10T16:18:00Z" w:id="380">
        <w:r w:rsidRPr="009D243C" w:rsidR="009D243C">
          <w:rPr>
            <w:rFonts w:ascii="Arial" w:hAnsi="Arial" w:cs="Arial"/>
            <w:sz w:val="22"/>
            <w:szCs w:val="22"/>
          </w:rPr>
          <w:t xml:space="preserve">, </w:t>
        </w:r>
        <w:commentRangeStart w:id="381"/>
        <w:r w:rsidRPr="009D243C" w:rsidR="009D243C">
          <w:rPr>
            <w:rFonts w:ascii="Arial" w:hAnsi="Arial" w:cs="Arial"/>
            <w:sz w:val="22"/>
            <w:szCs w:val="22"/>
          </w:rPr>
          <w:t>effectively stripping away some of the noise</w:t>
        </w:r>
      </w:ins>
      <w:commentRangeEnd w:id="381"/>
      <w:r w:rsidRPr="009D243C" w:rsidR="0013469A">
        <w:rPr>
          <w:rStyle w:val="CommentReference"/>
          <w:rFonts w:ascii="Arial" w:hAnsi="Arial" w:cs="Arial"/>
          <w:sz w:val="22"/>
          <w:szCs w:val="22"/>
        </w:rPr>
        <w:commentReference w:id="381"/>
      </w:r>
      <w:ins w:author="Zimmerman, Amy E" w:date="2026-06-10T09:18:00Z" w16du:dateUtc="2026-06-10T16:18:00Z" w:id="382">
        <w:r w:rsidRPr="009D243C" w:rsidR="009D243C">
          <w:rPr>
            <w:rFonts w:ascii="Arial" w:hAnsi="Arial" w:cs="Arial"/>
            <w:sz w:val="22"/>
            <w:szCs w:val="22"/>
          </w:rPr>
          <w:t>.</w:t>
        </w:r>
      </w:ins>
      <w:ins w:author="Zimmerman, Amy E" w:date="2026-06-10T09:19:00Z" w16du:dateUtc="2026-06-10T16:19:00Z" w:id="383">
        <w:r w:rsidR="0013469A">
          <w:rPr>
            <w:rFonts w:ascii="Arial" w:hAnsi="Arial" w:cs="Arial"/>
            <w:sz w:val="22"/>
            <w:szCs w:val="22"/>
          </w:rPr>
          <w:t xml:space="preserve"> </w:t>
        </w:r>
      </w:ins>
      <w:ins w:author="Zimmerman, Amy E" w:date="2026-06-10T09:18:00Z" w16du:dateUtc="2026-06-10T16:18:00Z" w:id="384">
        <w:r w:rsidRPr="009D243C" w:rsidR="009D243C">
          <w:rPr>
            <w:rFonts w:ascii="Arial" w:hAnsi="Arial" w:cs="Arial"/>
            <w:sz w:val="22"/>
            <w:szCs w:val="22"/>
          </w:rPr>
          <w:t xml:space="preserve">Under this temporal latent factor model, transcriptomics clusters with EEA and MBC/MBN, while MicroResp becomes the most distinct </w:t>
        </w:r>
      </w:ins>
      <w:ins w:author="Zimmerman, Amy E" w:date="2026-06-10T09:19:00Z" w16du:dateUtc="2026-06-10T16:19:00Z" w:id="385">
        <w:r w:rsidR="0013469A">
          <w:rPr>
            <w:rFonts w:ascii="Arial" w:hAnsi="Arial" w:cs="Arial"/>
            <w:sz w:val="22"/>
            <w:szCs w:val="22"/>
          </w:rPr>
          <w:t>data type</w:t>
        </w:r>
      </w:ins>
      <w:ins w:author="Zimmerman, Amy E" w:date="2026-06-10T09:18:00Z" w16du:dateUtc="2026-06-10T16:18:00Z" w:id="386">
        <w:r w:rsidRPr="009D243C" w:rsidR="009D243C">
          <w:rPr>
            <w:rFonts w:ascii="Arial" w:hAnsi="Arial" w:cs="Arial"/>
            <w:sz w:val="22"/>
            <w:szCs w:val="22"/>
          </w:rPr>
          <w:t xml:space="preserve">. </w:t>
        </w:r>
      </w:ins>
      <w:ins w:author="Zimmerman, Amy E" w:date="2026-06-10T09:19:00Z" w16du:dateUtc="2026-06-10T16:19:00Z" w:id="387">
        <w:r w:rsidR="0013469A">
          <w:rPr>
            <w:rFonts w:ascii="Arial" w:hAnsi="Arial" w:cs="Arial"/>
            <w:sz w:val="22"/>
            <w:szCs w:val="22"/>
          </w:rPr>
          <w:t xml:space="preserve"> </w:t>
        </w:r>
      </w:ins>
      <w:ins w:author="Zimmerman, Amy E" w:date="2026-06-10T09:18:00Z" w16du:dateUtc="2026-06-10T16:18:00Z" w:id="388">
        <w:r w:rsidRPr="009D243C" w:rsidR="009D243C">
          <w:rPr>
            <w:rFonts w:ascii="Arial" w:hAnsi="Arial" w:cs="Arial"/>
            <w:sz w:val="22"/>
            <w:szCs w:val="22"/>
          </w:rPr>
          <w:t xml:space="preserve">MEFISTO still indicates that transcriptomics and </w:t>
        </w:r>
      </w:ins>
      <w:ins w:author="Zimmerman, Amy E" w:date="2026-06-10T09:20:00Z" w16du:dateUtc="2026-06-10T16:20:00Z" w:id="389">
        <w:r w:rsidR="0013469A">
          <w:rPr>
            <w:rFonts w:ascii="Arial" w:hAnsi="Arial" w:cs="Arial"/>
            <w:sz w:val="22"/>
            <w:szCs w:val="22"/>
          </w:rPr>
          <w:t>respiration</w:t>
        </w:r>
      </w:ins>
      <w:ins w:author="Zimmerman, Amy E" w:date="2026-06-10T09:18:00Z" w16du:dateUtc="2026-06-10T16:18:00Z" w:id="390">
        <w:r w:rsidRPr="009D243C" w:rsidR="009D243C">
          <w:rPr>
            <w:rFonts w:ascii="Arial" w:hAnsi="Arial" w:cs="Arial"/>
            <w:sz w:val="22"/>
            <w:szCs w:val="22"/>
          </w:rPr>
          <w:t xml:space="preserve"> covary (variance-explained correlation of 0.5), though the magnitude is weaker than the other pairings. ​Notably, correlation scores across these three methods are not directly comparable. They measure fundamentally different quantities (Spearman correlation of variance explained, Mantel's distance-matrix correlation, and Procrustes' rotational fit), so the rank ordering agreement (ρ = 0.71–0.84) is the more meaningful validation. ​</w:t>
        </w:r>
      </w:ins>
    </w:p>
    <w:p w:rsidR="00161561" w:rsidP="008E6D71" w:rsidRDefault="00161561" w14:paraId="05C213EF" w14:textId="77777777">
      <w:pPr>
        <w:rPr>
          <w:ins w:author="Zimmerman, Amy E" w:date="2026-06-10T09:20:00Z" w16du:dateUtc="2026-06-10T16:20:00Z" w:id="391"/>
          <w:rFonts w:ascii="Arial" w:hAnsi="Arial" w:cs="Arial"/>
          <w:sz w:val="22"/>
          <w:szCs w:val="22"/>
        </w:rPr>
      </w:pPr>
    </w:p>
    <w:p w:rsidR="00561FC3" w:rsidP="008E6D71" w:rsidRDefault="00561FC3" w14:paraId="07645077" w14:textId="397FD08A">
      <w:pPr>
        <w:rPr>
          <w:ins w:author="Zimmerman, Amy E" w:date="2026-06-10T09:21:00Z" w16du:dateUtc="2026-06-10T16:21:00Z" w:id="392"/>
          <w:rFonts w:ascii="Arial" w:hAnsi="Arial" w:cs="Arial"/>
          <w:sz w:val="22"/>
          <w:szCs w:val="22"/>
        </w:rPr>
      </w:pPr>
      <w:ins w:author="Zimmerman, Amy E" w:date="2026-06-10T09:20:00Z" w16du:dateUtc="2026-06-10T16:20:00Z" w:id="393">
        <w:r>
          <w:rPr>
            <w:rFonts w:ascii="Arial" w:hAnsi="Arial" w:cs="Arial"/>
            <w:sz w:val="22"/>
            <w:szCs w:val="22"/>
          </w:rPr>
          <w:t xml:space="preserve">Plotting actual raw data for different data types, subset </w:t>
        </w:r>
      </w:ins>
      <w:ins w:author="Zimmerman, Amy E" w:date="2026-06-10T09:21:00Z" w16du:dateUtc="2026-06-10T16:21:00Z" w:id="394">
        <w:r>
          <w:rPr>
            <w:rFonts w:ascii="Arial" w:hAnsi="Arial" w:cs="Arial"/>
            <w:sz w:val="22"/>
            <w:szCs w:val="22"/>
          </w:rPr>
          <w:t>to</w:t>
        </w:r>
      </w:ins>
      <w:ins w:author="Zimmerman, Amy E" w:date="2026-06-10T09:20:00Z" w16du:dateUtc="2026-06-10T16:20:00Z" w:id="395">
        <w:r>
          <w:rPr>
            <w:rFonts w:ascii="Arial" w:hAnsi="Arial" w:cs="Arial"/>
            <w:sz w:val="22"/>
            <w:szCs w:val="22"/>
          </w:rPr>
          <w:t xml:space="preserve"> features </w:t>
        </w:r>
      </w:ins>
      <w:ins w:author="Zimmerman, Amy E" w:date="2026-06-10T09:21:00Z" w16du:dateUtc="2026-06-10T16:21:00Z" w:id="396">
        <w:r>
          <w:rPr>
            <w:rFonts w:ascii="Arial" w:hAnsi="Arial" w:cs="Arial"/>
            <w:sz w:val="22"/>
            <w:szCs w:val="22"/>
          </w:rPr>
          <w:t>significantly associated with a latent factor.</w:t>
        </w:r>
      </w:ins>
      <w:ins w:author="Zimmerman, Amy E" w:date="2026-06-10T09:22:00Z" w16du:dateUtc="2026-06-10T16:22:00Z" w:id="397">
        <w:r w:rsidR="00101B08">
          <w:rPr>
            <w:rFonts w:ascii="Arial" w:hAnsi="Arial" w:cs="Arial"/>
            <w:sz w:val="22"/>
            <w:szCs w:val="22"/>
          </w:rPr>
          <w:t xml:space="preserve"> [</w:t>
        </w:r>
        <w:r w:rsidRPr="00101B08" w:rsidR="00101B08">
          <w:rPr>
            <w:rFonts w:ascii="Arial" w:hAnsi="Arial" w:cs="Arial"/>
            <w:sz w:val="22"/>
            <w:szCs w:val="22"/>
          </w:rPr>
          <w:t>You kind of do this for Figure S3C above… but let’s talk about elaborating</w:t>
        </w:r>
        <w:r w:rsidR="00101B08">
          <w:rPr>
            <w:rFonts w:ascii="Arial" w:hAnsi="Arial" w:cs="Arial"/>
            <w:sz w:val="22"/>
            <w:szCs w:val="22"/>
          </w:rPr>
          <w:t>]</w:t>
        </w:r>
      </w:ins>
    </w:p>
    <w:p w:rsidR="00561FC3" w:rsidP="008E6D71" w:rsidRDefault="00561FC3" w14:paraId="6716C51D" w14:textId="7328446A">
      <w:pPr>
        <w:rPr>
          <w:ins w:author="Zimmerman, Amy E" w:date="2026-06-10T09:21:00Z" w16du:dateUtc="2026-06-10T16:21:00Z" w:id="398"/>
        </w:rPr>
      </w:pPr>
      <w:ins w:author="Zimmerman, Amy E" w:date="2026-06-10T09:21:00Z" w16du:dateUtc="2026-06-10T16:21:00Z" w:id="399">
        <w:r>
          <w:t> </w:t>
        </w:r>
        <w:r>
          <w:rPr>
            <w:noProof/>
          </w:rPr>
          <w:drawing>
            <wp:inline distT="0" distB="0" distL="0" distR="0" wp14:anchorId="0288E941" wp14:editId="4F7268B8">
              <wp:extent cx="5293995" cy="1925320"/>
              <wp:effectExtent l="0" t="0" r="1905" b="5080"/>
              <wp:docPr id="354821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3995" cy="1925320"/>
                      </a:xfrm>
                      <a:prstGeom prst="rect">
                        <a:avLst/>
                      </a:prstGeom>
                      <a:noFill/>
                      <a:ln>
                        <a:noFill/>
                      </a:ln>
                    </pic:spPr>
                  </pic:pic>
                </a:graphicData>
              </a:graphic>
            </wp:inline>
          </w:drawing>
        </w:r>
      </w:ins>
    </w:p>
    <w:p w:rsidR="00F74AE4" w:rsidP="008E6D71" w:rsidRDefault="00F74AE4" w14:paraId="2D92029A" w14:textId="644E0C55">
      <w:pPr>
        <w:rPr>
          <w:ins w:author="Zimmerman, Amy E" w:date="2026-06-10T09:20:00Z" w16du:dateUtc="2026-06-10T16:20:00Z" w:id="400"/>
          <w:rFonts w:ascii="Arial" w:hAnsi="Arial" w:cs="Arial"/>
          <w:sz w:val="22"/>
          <w:szCs w:val="22"/>
        </w:rPr>
      </w:pPr>
      <w:ins w:author="Zimmerman, Amy E" w:date="2026-06-10T09:22:00Z" w16du:dateUtc="2026-06-10T16:22:00Z" w:id="401">
        <w:r w:rsidRPr="00F74AE4">
          <w:rPr>
            <w:rFonts w:ascii="Arial" w:hAnsi="Arial" w:cs="Arial"/>
            <w:sz w:val="22"/>
            <w:szCs w:val="22"/>
          </w:rPr>
          <w:t>Average expression of MicroResp: "BSA”, "GABA”, "Glutamic_acid”, "Glycine”, "L.Alanine”, "L.Arginine”, "L.Glutamine”, "L.Leucine” (pathways?)​</w:t>
        </w:r>
      </w:ins>
    </w:p>
    <w:p w:rsidR="00561FC3" w:rsidP="008E6D71" w:rsidRDefault="00561FC3" w14:paraId="5D225FFB" w14:textId="77777777">
      <w:pPr>
        <w:rPr>
          <w:rFonts w:ascii="Arial" w:hAnsi="Arial" w:cs="Arial"/>
          <w:sz w:val="22"/>
          <w:szCs w:val="22"/>
        </w:rPr>
      </w:pPr>
    </w:p>
    <w:p w:rsidR="00C31498" w:rsidP="00C31498" w:rsidRDefault="00C31498" w14:paraId="2EE61C61" w14:textId="77777777">
      <w:pPr>
        <w:rPr>
          <w:rFonts w:ascii="Arial" w:hAnsi="Arial" w:cs="Arial"/>
          <w:b/>
          <w:bCs/>
          <w:sz w:val="22"/>
          <w:szCs w:val="22"/>
        </w:rPr>
      </w:pPr>
      <w:r w:rsidRPr="00C31498">
        <w:rPr>
          <w:rFonts w:ascii="Arial" w:hAnsi="Arial" w:cs="Arial"/>
          <w:b/>
          <w:bCs/>
          <w:sz w:val="22"/>
          <w:szCs w:val="22"/>
        </w:rPr>
        <w:t>Conclusion</w:t>
      </w:r>
      <w:r>
        <w:rPr>
          <w:rFonts w:ascii="Arial" w:hAnsi="Arial" w:cs="Arial"/>
          <w:b/>
          <w:bCs/>
          <w:sz w:val="22"/>
          <w:szCs w:val="22"/>
        </w:rPr>
        <w:t>s</w:t>
      </w:r>
      <w:r w:rsidRPr="00C31498">
        <w:rPr>
          <w:rFonts w:ascii="Arial" w:hAnsi="Arial" w:cs="Arial"/>
          <w:b/>
          <w:bCs/>
          <w:sz w:val="22"/>
          <w:szCs w:val="22"/>
        </w:rPr>
        <w:t xml:space="preserve"> </w:t>
      </w:r>
    </w:p>
    <w:p w:rsidR="00283126" w:rsidP="002168C2" w:rsidRDefault="002168C2" w14:paraId="671E3626" w14:textId="37BDAE63">
      <w:pPr>
        <w:rPr>
          <w:rFonts w:ascii="Arial" w:hAnsi="Arial" w:cs="Arial"/>
          <w:b/>
          <w:bCs/>
          <w:sz w:val="22"/>
          <w:szCs w:val="22"/>
        </w:rPr>
      </w:pPr>
      <w:r w:rsidRPr="002168C2">
        <w:rPr>
          <w:rFonts w:ascii="Arial" w:hAnsi="Arial" w:cs="Arial"/>
          <w:b/>
          <w:bCs/>
          <w:sz w:val="22"/>
          <w:szCs w:val="22"/>
        </w:rPr>
        <w:t>Substrate-use phenotypes change through time in structured ways,</w:t>
      </w:r>
      <w:r w:rsidR="00283126">
        <w:rPr>
          <w:rFonts w:ascii="Arial" w:hAnsi="Arial" w:cs="Arial"/>
          <w:b/>
          <w:bCs/>
          <w:sz w:val="22"/>
          <w:szCs w:val="22"/>
        </w:rPr>
        <w:t xml:space="preserve"> </w:t>
      </w:r>
      <w:r w:rsidRPr="00283126" w:rsidR="00283126">
        <w:rPr>
          <w:rFonts w:ascii="Arial" w:hAnsi="Arial" w:cs="Arial"/>
          <w:b/>
          <w:bCs/>
          <w:sz w:val="22"/>
          <w:szCs w:val="22"/>
        </w:rPr>
        <w:t xml:space="preserve">and temporal trajectory was not </w:t>
      </w:r>
      <w:del w:author="Zimmerman, Amy E" w:date="2026-06-10T09:23:00Z" w16du:dateUtc="2026-06-10T16:23:00Z" w:id="402">
        <w:r w:rsidRPr="00283126" w:rsidDel="00125477" w:rsidR="00283126">
          <w:rPr>
            <w:rFonts w:ascii="Arial" w:hAnsi="Arial" w:cs="Arial"/>
            <w:b/>
            <w:bCs/>
            <w:sz w:val="22"/>
            <w:szCs w:val="22"/>
          </w:rPr>
          <w:delText xml:space="preserve">reducible </w:delText>
        </w:r>
      </w:del>
      <w:ins w:author="Zimmerman, Amy E" w:date="2026-06-10T09:23:00Z" w16du:dateUtc="2026-06-10T16:23:00Z" w:id="403">
        <w:r w:rsidR="00125477">
          <w:rPr>
            <w:rFonts w:ascii="Arial" w:hAnsi="Arial" w:cs="Arial"/>
            <w:b/>
            <w:bCs/>
            <w:sz w:val="22"/>
            <w:szCs w:val="22"/>
          </w:rPr>
          <w:t>primarily explained</w:t>
        </w:r>
        <w:r w:rsidRPr="00283126" w:rsidR="00125477">
          <w:rPr>
            <w:rFonts w:ascii="Arial" w:hAnsi="Arial" w:cs="Arial"/>
            <w:b/>
            <w:bCs/>
            <w:sz w:val="22"/>
            <w:szCs w:val="22"/>
          </w:rPr>
          <w:t xml:space="preserve"> </w:t>
        </w:r>
        <w:r w:rsidR="00125477">
          <w:rPr>
            <w:rFonts w:ascii="Arial" w:hAnsi="Arial" w:cs="Arial"/>
            <w:b/>
            <w:bCs/>
            <w:sz w:val="22"/>
            <w:szCs w:val="22"/>
          </w:rPr>
          <w:t>by</w:t>
        </w:r>
      </w:ins>
      <w:del w:author="Zimmerman, Amy E" w:date="2026-06-10T09:23:00Z" w16du:dateUtc="2026-06-10T16:23:00Z" w:id="404">
        <w:r w:rsidRPr="00283126" w:rsidDel="00125477" w:rsidR="00283126">
          <w:rPr>
            <w:rFonts w:ascii="Arial" w:hAnsi="Arial" w:cs="Arial"/>
            <w:b/>
            <w:bCs/>
            <w:sz w:val="22"/>
            <w:szCs w:val="22"/>
          </w:rPr>
          <w:delText>to</w:delText>
        </w:r>
      </w:del>
      <w:r w:rsidRPr="00283126" w:rsidR="00283126">
        <w:rPr>
          <w:rFonts w:ascii="Arial" w:hAnsi="Arial" w:cs="Arial"/>
          <w:b/>
          <w:bCs/>
          <w:sz w:val="22"/>
          <w:szCs w:val="22"/>
        </w:rPr>
        <w:t xml:space="preserve"> broad substrate chemistry</w:t>
      </w:r>
      <w:ins w:author="Zimmerman, Amy E" w:date="2026-06-10T09:23:00Z" w16du:dateUtc="2026-06-10T16:23:00Z" w:id="405">
        <w:r w:rsidR="00B3726A">
          <w:rPr>
            <w:rFonts w:ascii="Arial" w:hAnsi="Arial" w:cs="Arial"/>
            <w:b/>
            <w:bCs/>
            <w:sz w:val="22"/>
            <w:szCs w:val="22"/>
          </w:rPr>
          <w:t xml:space="preserve"> (class)</w:t>
        </w:r>
      </w:ins>
      <w:r w:rsidRPr="00283126" w:rsidR="00283126">
        <w:rPr>
          <w:rFonts w:ascii="Arial" w:hAnsi="Arial" w:cs="Arial"/>
          <w:b/>
          <w:bCs/>
          <w:sz w:val="22"/>
          <w:szCs w:val="22"/>
        </w:rPr>
        <w:t>.</w:t>
      </w:r>
    </w:p>
    <w:p w:rsidR="00AA2A96" w:rsidP="00FA2F1A" w:rsidRDefault="00AA2A96" w14:paraId="7FADA1CB" w14:textId="62FDDA09">
      <w:pPr>
        <w:rPr>
          <w:rFonts w:ascii="Arial" w:hAnsi="Arial" w:cs="Arial"/>
          <w:sz w:val="22"/>
          <w:szCs w:val="22"/>
        </w:rPr>
      </w:pPr>
      <w:r w:rsidRPr="00AA2A96">
        <w:rPr>
          <w:rFonts w:ascii="Arial" w:hAnsi="Arial" w:cs="Arial"/>
          <w:sz w:val="22"/>
          <w:szCs w:val="22"/>
        </w:rPr>
        <w:t xml:space="preserve">Across 13 months, </w:t>
      </w:r>
      <w:ins w:author="Zimmerman, Amy E" w:date="2026-06-10T09:24:00Z" w16du:dateUtc="2026-06-10T16:24:00Z" w:id="406">
        <w:r w:rsidR="00B3726A">
          <w:rPr>
            <w:rFonts w:ascii="Arial" w:hAnsi="Arial" w:cs="Arial"/>
            <w:sz w:val="22"/>
            <w:szCs w:val="22"/>
          </w:rPr>
          <w:t xml:space="preserve">respiration of </w:t>
        </w:r>
      </w:ins>
      <w:r w:rsidRPr="00AA2A96">
        <w:rPr>
          <w:rFonts w:ascii="Arial" w:hAnsi="Arial" w:cs="Arial"/>
          <w:sz w:val="22"/>
          <w:szCs w:val="22"/>
        </w:rPr>
        <w:t xml:space="preserve">all 31 </w:t>
      </w:r>
      <w:commentRangeStart w:id="407"/>
      <w:r w:rsidRPr="00AA2A96">
        <w:rPr>
          <w:rFonts w:ascii="Arial" w:hAnsi="Arial" w:cs="Arial"/>
          <w:sz w:val="22"/>
          <w:szCs w:val="22"/>
        </w:rPr>
        <w:t xml:space="preserve">substrates </w:t>
      </w:r>
      <w:commentRangeEnd w:id="407"/>
      <w:r w:rsidRPr="00AA2A96" w:rsidR="006C6C11">
        <w:rPr>
          <w:rStyle w:val="CommentReference"/>
          <w:rFonts w:ascii="Arial" w:hAnsi="Arial" w:cs="Arial"/>
          <w:sz w:val="22"/>
          <w:szCs w:val="22"/>
        </w:rPr>
        <w:commentReference w:id="407"/>
      </w:r>
      <w:r w:rsidRPr="00AA2A96">
        <w:rPr>
          <w:rFonts w:ascii="Arial" w:hAnsi="Arial" w:cs="Arial"/>
          <w:sz w:val="22"/>
          <w:szCs w:val="22"/>
        </w:rPr>
        <w:t xml:space="preserve">showed significant temporal trends. These trends separated into two main groups: a small group of organic acids and amino-acid-related substrates that peaked in September–October, and a larger group of chemically diverse substrates with lowest substrate-induced respiration in mid-summer and highest respiration in late winter and early spring. Broad substrate class did not cleanly predict cluster membership, because amino acids, carbohydrates, a lipid ester, a protein, and a signaling molecule all followed the same winter-peaking pattern. </w:t>
      </w:r>
      <w:ins w:author="Zimmerman, Amy E" w:date="2026-06-10T09:25:00Z" w16du:dateUtc="2026-06-10T16:25:00Z" w:id="408">
        <w:r w:rsidR="00096CB5">
          <w:rPr>
            <w:rFonts w:ascii="Arial" w:hAnsi="Arial" w:cs="Arial"/>
            <w:sz w:val="22"/>
            <w:szCs w:val="22"/>
          </w:rPr>
          <w:t>[Another layer is chemical complexity – labile and more str</w:t>
        </w:r>
      </w:ins>
      <w:ins w:author="Zimmerman, Amy E" w:date="2026-06-10T09:26:00Z" w16du:dateUtc="2026-06-10T16:26:00Z" w:id="409">
        <w:r w:rsidR="00096CB5">
          <w:rPr>
            <w:rFonts w:ascii="Arial" w:hAnsi="Arial" w:cs="Arial"/>
            <w:sz w:val="22"/>
            <w:szCs w:val="22"/>
          </w:rPr>
          <w:t>ucturally complex molecules fell into each broad class</w:t>
        </w:r>
      </w:ins>
      <w:ins w:author="Zimmerman, Amy E" w:date="2026-06-10T09:25:00Z" w16du:dateUtc="2026-06-10T16:25:00Z" w:id="410">
        <w:r w:rsidR="00096CB5">
          <w:rPr>
            <w:rFonts w:ascii="Arial" w:hAnsi="Arial" w:cs="Arial"/>
            <w:sz w:val="22"/>
            <w:szCs w:val="22"/>
          </w:rPr>
          <w:t xml:space="preserve">] </w:t>
        </w:r>
      </w:ins>
      <w:r w:rsidRPr="00AA2A96">
        <w:rPr>
          <w:rFonts w:ascii="Arial" w:hAnsi="Arial" w:cs="Arial"/>
          <w:sz w:val="22"/>
          <w:szCs w:val="22"/>
        </w:rPr>
        <w:t>This pattern suggests that shared seasonal context, including moisture, temperature, and extractable resource stoichiometry, may influence substrate-use capacity alongside substrate identity.</w:t>
      </w:r>
    </w:p>
    <w:p w:rsidR="00EF427C" w:rsidP="002168C2" w:rsidRDefault="002168C2" w14:paraId="55F476CE" w14:textId="264CD1CB">
      <w:pPr>
        <w:rPr>
          <w:rFonts w:ascii="Arial" w:hAnsi="Arial" w:cs="Arial"/>
          <w:sz w:val="22"/>
          <w:szCs w:val="22"/>
        </w:rPr>
      </w:pPr>
      <w:r w:rsidRPr="001F678E">
        <w:rPr>
          <w:rFonts w:ascii="Arial" w:hAnsi="Arial" w:cs="Arial"/>
          <w:b/>
          <w:bCs/>
          <w:sz w:val="22"/>
          <w:szCs w:val="22"/>
        </w:rPr>
        <w:t>These phenotypic patterns are partly, but not fully, reflected in enzyme activity and gene expression.</w:t>
      </w:r>
      <w:ins w:author="Zimmerman, Amy E" w:date="2026-06-10T09:26:00Z" w16du:dateUtc="2026-06-10T16:26:00Z" w:id="411">
        <w:r w:rsidR="007B57A4">
          <w:rPr>
            <w:rFonts w:ascii="Arial" w:hAnsi="Arial" w:cs="Arial"/>
            <w:b/>
            <w:bCs/>
            <w:sz w:val="22"/>
            <w:szCs w:val="22"/>
          </w:rPr>
          <w:t xml:space="preserve"> [and we can highlight the specific points/features where these cross-data associations hold true and where they don’t apply, which is extremely valuable to the field to understand when results</w:t>
        </w:r>
      </w:ins>
      <w:ins w:author="Zimmerman, Amy E" w:date="2026-06-10T09:27:00Z" w16du:dateUtc="2026-06-10T16:27:00Z" w:id="412">
        <w:r w:rsidR="007B57A4">
          <w:rPr>
            <w:rFonts w:ascii="Arial" w:hAnsi="Arial" w:cs="Arial"/>
            <w:b/>
            <w:bCs/>
            <w:sz w:val="22"/>
            <w:szCs w:val="22"/>
          </w:rPr>
          <w:t xml:space="preserve"> of a specific measurement can be generalized or not</w:t>
        </w:r>
      </w:ins>
      <w:ins w:author="Zimmerman, Amy E" w:date="2026-06-10T09:26:00Z" w16du:dateUtc="2026-06-10T16:26:00Z" w:id="413">
        <w:r w:rsidR="007B57A4">
          <w:rPr>
            <w:rFonts w:ascii="Arial" w:hAnsi="Arial" w:cs="Arial"/>
            <w:b/>
            <w:bCs/>
            <w:sz w:val="22"/>
            <w:szCs w:val="22"/>
          </w:rPr>
          <w:t>]</w:t>
        </w:r>
      </w:ins>
      <w:r w:rsidRPr="002168C2">
        <w:rPr>
          <w:rFonts w:ascii="Arial" w:hAnsi="Arial" w:cs="Arial"/>
          <w:sz w:val="22"/>
          <w:szCs w:val="22"/>
        </w:rPr>
        <w:br/>
      </w:r>
      <w:r w:rsidRPr="00EF427C" w:rsidR="00EF427C">
        <w:rPr>
          <w:rFonts w:ascii="Arial" w:hAnsi="Arial" w:cs="Arial"/>
          <w:sz w:val="22"/>
          <w:szCs w:val="22"/>
        </w:rPr>
        <w:t>When substrate-induced respiration, enzyme activity, biomass, and gene expression were integrated through time, the broad winter/early-spring pattern was partly recovered as a shared signal across substrate-use capacity, enzymes, and a subset of transcripts. However, this shared signal explained only a modest share of variance within each measurement type, approximately 3.5–6.7%. The sharper September–October pulse was not recovered as a strong shared factor. This may reflect limited temporal resolution for transcriptomes during a short-lived transition, or it may indicate that the fall pulse was specific to substrate-induced respiration and not tightly synchronized with enzyme activity or transcript abundance. In this dataset, the longer winter/early-spring phenotype was more visible across measurement types than the shorter fall phenotype.</w:t>
      </w:r>
    </w:p>
    <w:p w:rsidR="00C31498" w:rsidP="00E5789F" w:rsidRDefault="002168C2" w14:paraId="0C1E3C30" w14:textId="386C9B6B">
      <w:pPr>
        <w:rPr>
          <w:rFonts w:ascii="Arial" w:hAnsi="Arial" w:cs="Arial"/>
          <w:sz w:val="22"/>
          <w:szCs w:val="22"/>
        </w:rPr>
      </w:pPr>
      <w:commentRangeStart w:id="414"/>
      <w:r w:rsidRPr="001F678E">
        <w:rPr>
          <w:rFonts w:ascii="Arial" w:hAnsi="Arial" w:cs="Arial"/>
          <w:b/>
          <w:bCs/>
          <w:sz w:val="22"/>
          <w:szCs w:val="22"/>
        </w:rPr>
        <w:t xml:space="preserve">Phenotypic assays </w:t>
      </w:r>
      <w:commentRangeEnd w:id="414"/>
      <w:r w:rsidRPr="001F678E" w:rsidR="009E3AF8">
        <w:rPr>
          <w:rStyle w:val="CommentReference"/>
          <w:rFonts w:ascii="Arial" w:hAnsi="Arial" w:cs="Arial"/>
          <w:b/>
          <w:bCs/>
          <w:sz w:val="22"/>
          <w:szCs w:val="22"/>
        </w:rPr>
        <w:commentReference w:id="414"/>
      </w:r>
      <w:r w:rsidRPr="001F678E">
        <w:rPr>
          <w:rFonts w:ascii="Arial" w:hAnsi="Arial" w:cs="Arial"/>
          <w:b/>
          <w:bCs/>
          <w:sz w:val="22"/>
          <w:szCs w:val="22"/>
        </w:rPr>
        <w:t>add information that molecular data alone do not capture.</w:t>
      </w:r>
      <w:r w:rsidRPr="002168C2">
        <w:rPr>
          <w:rFonts w:ascii="Arial" w:hAnsi="Arial" w:cs="Arial"/>
          <w:sz w:val="22"/>
          <w:szCs w:val="22"/>
        </w:rPr>
        <w:br/>
      </w:r>
      <w:r w:rsidRPr="00E5789F" w:rsidR="00E5789F">
        <w:rPr>
          <w:rFonts w:ascii="Arial" w:hAnsi="Arial" w:cs="Arial"/>
          <w:sz w:val="22"/>
          <w:szCs w:val="22"/>
        </w:rPr>
        <w:t>Together, these results show that substrate-induced respiration assays and molecular measurements capture overlapping but distinct aspects of microbial function through time. Two points are especially important. First, potential substrate-use capacity was often highest in winter and early spring, a period that is frequently under-sampled in studies focused on the growing season. Second, cross-scale correspondence was only partial, meaning that any single measurement type could miss important seasonal dynamics. Pairing phenotypic assays with enzyme and molecular measurements, especially with denser sampling around short seasonal transitions, will provide a more complete picture of how microbial function changes across the year.</w:t>
      </w:r>
    </w:p>
    <w:p w:rsidRPr="007165E7" w:rsidR="00DF1922" w:rsidP="554670FE" w:rsidRDefault="00DF1922" w14:paraId="0DECAC07" w14:textId="77777777">
      <w:pPr>
        <w:rPr>
          <w:ins w:author="Zimmerman, Amy E" w:date="2026-07-13T17:19:11.169Z" w16du:dateUtc="2026-07-13T17:19:11.169Z" w:id="2005295863"/>
          <w:rFonts w:ascii="Arial" w:hAnsi="Arial" w:cs="Arial"/>
          <w:b w:val="1"/>
          <w:bCs w:val="1"/>
          <w:sz w:val="22"/>
          <w:szCs w:val="22"/>
        </w:rPr>
      </w:pPr>
    </w:p>
    <w:p w:rsidR="0DC53FC2" w:rsidP="0DC53FC2" w:rsidRDefault="0DC53FC2" w14:paraId="2622A2D6" w14:textId="461ACFB1">
      <w:pPr>
        <w:rPr>
          <w:ins w:author="Zimmerman, Amy E" w:date="2026-07-13T17:19:11.311Z" w16du:dateUtc="2026-07-13T17:19:11.311Z" w:id="212735883"/>
          <w:rFonts w:ascii="Arial" w:hAnsi="Arial" w:cs="Arial"/>
          <w:b w:val="1"/>
          <w:bCs w:val="1"/>
          <w:sz w:val="22"/>
          <w:szCs w:val="22"/>
        </w:rPr>
      </w:pPr>
    </w:p>
    <w:p w:rsidR="3B30485C" w:rsidP="0DC53FC2" w:rsidRDefault="3B30485C" w14:paraId="71B2A547" w14:textId="55DF7A74">
      <w:pPr>
        <w:rPr>
          <w:ins w:author="Zimmerman, Amy E" w:date="2026-07-13T17:19:19.746Z" w16du:dateUtc="2026-07-13T17:19:19.746Z" w:id="1103999389"/>
          <w:rFonts w:ascii="Arial" w:hAnsi="Arial" w:cs="Arial"/>
          <w:b w:val="1"/>
          <w:bCs w:val="1"/>
          <w:sz w:val="22"/>
          <w:szCs w:val="22"/>
        </w:rPr>
      </w:pPr>
      <w:ins w:author="Zimmerman, Amy E" w:date="2026-07-13T17:19:17.965Z" w16du:dateUtc="2026-07-13T17:19:17.965Z" w:id="882262470">
        <w:r w:rsidRPr="0DC53FC2" w:rsidR="3B30485C">
          <w:rPr>
            <w:rFonts w:ascii="Arial" w:hAnsi="Arial" w:cs="Arial"/>
            <w:b w:val="1"/>
            <w:bCs w:val="1"/>
            <w:sz w:val="22"/>
            <w:szCs w:val="22"/>
          </w:rPr>
          <w:t>Potential Discussion points</w:t>
        </w:r>
      </w:ins>
    </w:p>
    <w:p w:rsidR="3B30485C" w:rsidP="0DC53FC2" w:rsidRDefault="3B30485C" w14:paraId="331873D4" w14:textId="0F7A2C03">
      <w:pPr>
        <w:pStyle w:val="ListParagraph"/>
        <w:numPr>
          <w:ilvl w:val="0"/>
          <w:numId w:val="16"/>
        </w:numPr>
        <w:rPr>
          <w:ins w:author="Zimmerman, Amy E" w:date="2026-07-13T17:19:29.955Z" w16du:dateUtc="2026-07-13T17:19:29.955Z" w:id="12549675"/>
          <w:rFonts w:ascii="Arial" w:hAnsi="Arial" w:cs="Arial"/>
          <w:b w:val="0"/>
          <w:bCs w:val="0"/>
          <w:sz w:val="22"/>
          <w:szCs w:val="22"/>
        </w:rPr>
        <w:pPrChange w:author="Zimmerman, Amy E" w:date="2026-07-13T17:19:28.219Z">
          <w:pPr/>
        </w:pPrChange>
      </w:pPr>
      <w:ins w:author="Zimmerman, Amy E" w:date="2026-07-13T17:19:20.943Z" w16du:dateUtc="2026-07-13T17:19:20.943Z" w:id="686229425">
        <w:r w:rsidRPr="0DC53FC2" w:rsidR="3B30485C">
          <w:rPr>
            <w:rFonts w:ascii="Arial" w:hAnsi="Arial" w:cs="Arial"/>
            <w:b w:val="0"/>
            <w:bCs w:val="0"/>
            <w:sz w:val="22"/>
            <w:szCs w:val="22"/>
            <w:rPrChange w:author="Zimmerman, Amy E" w:date="2026-07-13T17:19:27.085Z" w16du:dateUtc="2026-07-13T17:19:27.085Z" w:id="196840781">
              <w:rPr>
                <w:rFonts w:ascii="Arial" w:hAnsi="Arial" w:cs="Arial"/>
                <w:b w:val="1"/>
                <w:bCs w:val="1"/>
                <w:sz w:val="22"/>
                <w:szCs w:val="22"/>
              </w:rPr>
            </w:rPrChange>
          </w:rPr>
          <w:t>TBD</w:t>
        </w:r>
      </w:ins>
    </w:p>
    <w:p w:rsidR="3B30485C" w:rsidP="0DC53FC2" w:rsidRDefault="3B30485C" w14:paraId="7964C6AB" w14:textId="6716B8FC">
      <w:pPr>
        <w:pStyle w:val="ListParagraph"/>
        <w:numPr>
          <w:ilvl w:val="0"/>
          <w:numId w:val="16"/>
        </w:numPr>
        <w:rPr>
          <w:ins w:author="Zimmerman, Amy E" w:date="2026-07-13T17:19:31.239Z" w16du:dateUtc="2026-07-13T17:19:31.239Z" w:id="1269919811"/>
          <w:rFonts w:ascii="Arial" w:hAnsi="Arial" w:cs="Arial"/>
          <w:b w:val="0"/>
          <w:bCs w:val="0"/>
          <w:sz w:val="22"/>
          <w:szCs w:val="22"/>
        </w:rPr>
        <w:pPrChange w:author="Zimmerman, Amy E" w:date="2026-07-13T17:19:29.956Z">
          <w:pPr/>
        </w:pPrChange>
      </w:pPr>
      <w:ins w:author="Zimmerman, Amy E" w:date="2026-07-13T17:19:31.039Z" w16du:dateUtc="2026-07-13T17:19:31.039Z" w:id="1810531695">
        <w:r w:rsidRPr="0DC53FC2" w:rsidR="3B30485C">
          <w:rPr>
            <w:rFonts w:ascii="Arial" w:hAnsi="Arial" w:cs="Arial"/>
            <w:b w:val="0"/>
            <w:bCs w:val="0"/>
            <w:sz w:val="22"/>
            <w:szCs w:val="22"/>
          </w:rPr>
          <w:t>TBD</w:t>
        </w:r>
      </w:ins>
    </w:p>
    <w:p w:rsidR="3B30485C" w:rsidP="0DC53FC2" w:rsidRDefault="3B30485C" w14:paraId="25141621" w14:textId="744A031A">
      <w:pPr>
        <w:pStyle w:val="ListParagraph"/>
        <w:numPr>
          <w:ilvl w:val="0"/>
          <w:numId w:val="16"/>
        </w:numPr>
        <w:rPr>
          <w:rFonts w:ascii="Arial" w:hAnsi="Arial" w:cs="Arial"/>
          <w:b w:val="0"/>
          <w:bCs w:val="0"/>
          <w:sz w:val="22"/>
          <w:szCs w:val="22"/>
        </w:rPr>
        <w:pPrChange w:author="Zimmerman, Amy E" w:date="2026-07-13T17:19:31.239Z">
          <w:pPr/>
        </w:pPrChange>
      </w:pPr>
      <w:ins w:author="Zimmerman, Amy E" w:date="2026-07-13T17:19:31.85Z" w16du:dateUtc="2026-07-13T17:19:31.85Z" w:id="1441836753">
        <w:r w:rsidRPr="0DC53FC2" w:rsidR="3B30485C">
          <w:rPr>
            <w:rFonts w:ascii="Arial" w:hAnsi="Arial" w:cs="Arial"/>
            <w:b w:val="0"/>
            <w:bCs w:val="0"/>
            <w:sz w:val="22"/>
            <w:szCs w:val="22"/>
          </w:rPr>
          <w:t>TBD</w:t>
        </w:r>
      </w:ins>
    </w:p>
    <w:p w:rsidRPr="007165E7" w:rsidR="00DF1922" w:rsidP="554670FE" w:rsidRDefault="00DF1922" w14:paraId="796965D2" w14:textId="77777777">
      <w:pPr>
        <w:rPr>
          <w:rFonts w:ascii="Arial" w:hAnsi="Arial" w:cs="Arial"/>
          <w:b/>
          <w:bCs/>
          <w:sz w:val="22"/>
          <w:szCs w:val="22"/>
        </w:rPr>
      </w:pPr>
    </w:p>
    <w:p w:rsidRPr="00384256" w:rsidR="00DF1922" w:rsidP="554670FE" w:rsidRDefault="006F2887" w14:paraId="0E8EA4CF" w14:textId="0B0FC4D1">
      <w:pPr>
        <w:rPr>
          <w:ins w:author="Zimmerman, Amy E" w:date="2026-06-09T19:18:00Z" w16du:dateUtc="2026-06-10T02:18:00Z" w:id="415"/>
          <w:rFonts w:ascii="Arial" w:hAnsi="Arial" w:cs="Arial"/>
          <w:sz w:val="22"/>
          <w:szCs w:val="22"/>
        </w:rPr>
      </w:pPr>
      <w:ins w:author="Zimmerman, Amy E" w:date="2026-06-09T19:18:00Z" w16du:dateUtc="2026-06-10T02:18:00Z" w:id="77946674">
        <w:r w:rsidRPr="0DC53FC2" w:rsidR="006F2887">
          <w:rPr>
            <w:rFonts w:ascii="Arial" w:hAnsi="Arial" w:cs="Arial"/>
            <w:b w:val="1"/>
            <w:bCs w:val="1"/>
            <w:sz w:val="22"/>
            <w:szCs w:val="22"/>
          </w:rPr>
          <w:t>Relevant references</w:t>
        </w:r>
      </w:ins>
    </w:p>
    <w:p w:rsidR="1099A0E8" w:rsidP="0DC53FC2" w:rsidRDefault="1099A0E8" w14:paraId="0A541A67" w14:textId="3B1D584D">
      <w:pPr>
        <w:rPr>
          <w:ins w:author="Zimmerman, Amy E" w:date="2026-07-13T17:20:46.354Z" w16du:dateUtc="2026-07-13T17:20:46.354Z" w:id="2122979777"/>
          <w:rFonts w:ascii="Arial" w:hAnsi="Arial" w:cs="Arial"/>
          <w:sz w:val="22"/>
          <w:szCs w:val="22"/>
        </w:rPr>
      </w:pPr>
      <w:ins w:author="Zimmerman, Amy E" w:date="2026-07-13T17:20:46.368Z" w16du:dateUtc="2026-07-13T17:20:46.368Z" w:id="382063423">
        <w:r>
          <w:fldChar w:fldCharType="begin"/>
        </w:r>
        <w:r>
          <w:instrText xml:space="preserve">HYPERLINK "https://journals.asm.org/doi/full/10.1128/msystems.00112-25" </w:instrText>
        </w:r>
        <w:r>
          <w:fldChar w:fldCharType="separate"/>
        </w:r>
      </w:ins>
      <w:ins w:author="Zimmerman, Amy E" w:date="2026-07-13T17:20:45.516Z" w16du:dateUtc="2026-07-13T17:20:45.516Z" w:id="779095893">
        <w:r w:rsidRPr="0DC53FC2" w:rsidR="1099A0E8">
          <w:rPr>
            <w:rStyle w:val="Hyperlink"/>
          </w:rPr>
          <w:t>https://journals.asm.org/doi/full/10.1128/msystems.00112-25</w:t>
        </w:r>
      </w:ins>
      <w:ins w:author="Zimmerman, Amy E" w:date="2026-07-13T17:20:46.368Z" w16du:dateUtc="2026-07-13T17:20:46.368Z" w:id="904379831">
        <w:r>
          <w:fldChar w:fldCharType="end"/>
        </w:r>
      </w:ins>
    </w:p>
    <w:p w:rsidR="0DC53FC2" w:rsidP="0DC53FC2" w:rsidRDefault="0DC53FC2" w14:paraId="530B6045" w14:textId="5C715969">
      <w:pPr>
        <w:rPr>
          <w:ins w:author="Zimmerman, Amy E" w:date="2026-07-13T17:20:44.911Z" w16du:dateUtc="2026-07-13T17:20:44.911Z" w:id="1310885734"/>
          <w:rFonts w:ascii="Arial" w:hAnsi="Arial" w:cs="Arial"/>
          <w:sz w:val="22"/>
          <w:szCs w:val="22"/>
        </w:rPr>
      </w:pPr>
    </w:p>
    <w:p w:rsidRPr="00384256" w:rsidR="006F2887" w:rsidP="554670FE" w:rsidRDefault="004B064C" w14:paraId="1162FC4D" w14:textId="27F5F75C">
      <w:pPr>
        <w:rPr>
          <w:ins w:author="Zimmerman, Amy E" w:date="2026-06-09T19:20:00Z" w16du:dateUtc="2026-06-10T02:20:00Z" w:id="417"/>
          <w:rFonts w:ascii="Arial" w:hAnsi="Arial" w:cs="Arial"/>
          <w:sz w:val="22"/>
          <w:szCs w:val="22"/>
        </w:rPr>
      </w:pPr>
      <w:ins w:author="Zimmerman, Amy E" w:date="2026-06-09T19:20:00Z" w16du:dateUtc="2026-06-10T02:20:00Z" w:id="418">
        <w:r w:rsidRPr="00384256">
          <w:rPr>
            <w:rFonts w:ascii="Arial" w:hAnsi="Arial" w:cs="Arial"/>
            <w:sz w:val="22"/>
            <w:szCs w:val="22"/>
          </w:rPr>
          <w:fldChar w:fldCharType="begin"/>
        </w:r>
        <w:r w:rsidRPr="00384256">
          <w:rPr>
            <w:rFonts w:ascii="Arial" w:hAnsi="Arial" w:cs="Arial"/>
            <w:sz w:val="22"/>
            <w:szCs w:val="22"/>
          </w:rPr>
          <w:instrText>HYPERLINK "https://academic.oup.com/femsre/article/33/1/191/2683778"</w:instrText>
        </w:r>
        <w:r w:rsidRPr="00384256">
          <w:rPr>
            <w:rFonts w:ascii="Arial" w:hAnsi="Arial" w:cs="Arial"/>
            <w:sz w:val="22"/>
            <w:szCs w:val="22"/>
          </w:rPr>
        </w:r>
        <w:r w:rsidRPr="00384256">
          <w:rPr>
            <w:rFonts w:ascii="Arial" w:hAnsi="Arial" w:cs="Arial"/>
            <w:sz w:val="22"/>
            <w:szCs w:val="22"/>
          </w:rPr>
          <w:fldChar w:fldCharType="separate"/>
        </w:r>
        <w:r w:rsidRPr="00384256">
          <w:rPr>
            <w:rStyle w:val="Hyperlink"/>
            <w:rFonts w:ascii="Arial" w:hAnsi="Arial" w:cs="Arial"/>
            <w:sz w:val="22"/>
            <w:szCs w:val="22"/>
          </w:rPr>
          <w:t>https://academic.oup.com/femsre/article/33/1/191/2683778</w:t>
        </w:r>
        <w:r w:rsidRPr="00384256">
          <w:rPr>
            <w:rFonts w:ascii="Arial" w:hAnsi="Arial" w:cs="Arial"/>
            <w:sz w:val="22"/>
            <w:szCs w:val="22"/>
          </w:rPr>
          <w:fldChar w:fldCharType="end"/>
        </w:r>
      </w:ins>
    </w:p>
    <w:p w:rsidR="00384256" w:rsidP="554670FE" w:rsidRDefault="00384256" w14:paraId="6D3F28DE" w14:textId="5A7B41C5">
      <w:pPr>
        <w:rPr>
          <w:ins w:author="Zimmerman, Amy E" w:date="2026-06-09T19:24:00Z" w16du:dateUtc="2026-06-10T02:24:00Z" w:id="419"/>
          <w:rFonts w:ascii="Arial" w:hAnsi="Arial" w:cs="Arial"/>
          <w:sz w:val="22"/>
          <w:szCs w:val="22"/>
        </w:rPr>
      </w:pPr>
      <w:ins w:author="Zimmerman, Amy E" w:date="2026-06-09T19:21:00Z" w16du:dateUtc="2026-06-10T02:21:00Z" w:id="420">
        <w:r w:rsidRPr="00384256">
          <w:rPr>
            <w:rFonts w:ascii="Arial" w:hAnsi="Arial" w:cs="Arial"/>
            <w:sz w:val="22"/>
            <w:szCs w:val="22"/>
            <w:rPrChange w:author="Zimmerman, Amy E" w:date="2026-06-09T19:21:00Z" w16du:dateUtc="2026-06-10T02:21:00Z" w:id="421">
              <w:rPr>
                <w:rFonts w:ascii="Arial" w:hAnsi="Arial" w:cs="Arial"/>
                <w:b/>
                <w:bCs/>
                <w:sz w:val="22"/>
                <w:szCs w:val="22"/>
              </w:rPr>
            </w:rPrChange>
          </w:rPr>
          <w:fldChar w:fldCharType="begin"/>
        </w:r>
        <w:r w:rsidRPr="00384256">
          <w:rPr>
            <w:rFonts w:ascii="Arial" w:hAnsi="Arial" w:cs="Arial"/>
            <w:sz w:val="22"/>
            <w:szCs w:val="22"/>
          </w:rPr>
          <w:instrText>HYPERLINK "https://academic.oup.com/femsre/article/47/4/fuad030/7191836"</w:instrText>
        </w:r>
        <w:r w:rsidRPr="00396577">
          <w:rPr>
            <w:rFonts w:ascii="Arial" w:hAnsi="Arial" w:cs="Arial"/>
            <w:sz w:val="22"/>
            <w:szCs w:val="22"/>
          </w:rPr>
        </w:r>
        <w:r w:rsidRPr="00384256">
          <w:rPr>
            <w:rFonts w:ascii="Arial" w:hAnsi="Arial" w:cs="Arial"/>
            <w:sz w:val="22"/>
            <w:szCs w:val="22"/>
            <w:rPrChange w:author="Zimmerman, Amy E" w:date="2026-06-09T19:21:00Z" w16du:dateUtc="2026-06-10T02:21:00Z" w:id="422">
              <w:rPr>
                <w:rFonts w:ascii="Arial" w:hAnsi="Arial" w:cs="Arial"/>
                <w:b/>
                <w:bCs/>
                <w:sz w:val="22"/>
                <w:szCs w:val="22"/>
              </w:rPr>
            </w:rPrChange>
          </w:rPr>
          <w:fldChar w:fldCharType="separate"/>
        </w:r>
        <w:r w:rsidRPr="00384256">
          <w:rPr>
            <w:rStyle w:val="Hyperlink"/>
            <w:rFonts w:ascii="Arial" w:hAnsi="Arial" w:cs="Arial"/>
            <w:sz w:val="22"/>
            <w:szCs w:val="22"/>
          </w:rPr>
          <w:t>https://academic.oup.com/femsre/article/47/4/fuad030/7191836</w:t>
        </w:r>
        <w:r w:rsidRPr="00384256">
          <w:rPr>
            <w:rFonts w:ascii="Arial" w:hAnsi="Arial" w:cs="Arial"/>
            <w:sz w:val="22"/>
            <w:szCs w:val="22"/>
            <w:rPrChange w:author="Zimmerman, Amy E" w:date="2026-06-09T19:21:00Z" w16du:dateUtc="2026-06-10T02:21:00Z" w:id="423">
              <w:rPr>
                <w:rFonts w:ascii="Arial" w:hAnsi="Arial" w:cs="Arial"/>
                <w:b/>
                <w:bCs/>
                <w:sz w:val="22"/>
                <w:szCs w:val="22"/>
              </w:rPr>
            </w:rPrChange>
          </w:rPr>
          <w:fldChar w:fldCharType="end"/>
        </w:r>
        <w:r w:rsidRPr="00384256">
          <w:rPr>
            <w:rFonts w:ascii="Arial" w:hAnsi="Arial" w:cs="Arial"/>
            <w:sz w:val="22"/>
            <w:szCs w:val="22"/>
          </w:rPr>
          <w:t xml:space="preserve"> “The phenotype of a microbe can be viewed as any observable characteristic of that organism, such as morphology, the consumption or production of certain metabolites, or the capability of growth in an environmental niche.”</w:t>
        </w:r>
      </w:ins>
    </w:p>
    <w:p w:rsidR="009E4E8A" w:rsidP="554670FE" w:rsidRDefault="009E4E8A" w14:paraId="1846B480" w14:textId="0D631C94">
      <w:pPr>
        <w:rPr>
          <w:ins w:author="Zimmerman, Amy E" w:date="2026-06-09T19:25:00Z" w16du:dateUtc="2026-06-10T02:25:00Z" w:id="424"/>
          <w:rFonts w:ascii="Arial" w:hAnsi="Arial" w:cs="Arial"/>
          <w:sz w:val="22"/>
          <w:szCs w:val="22"/>
        </w:rPr>
      </w:pPr>
      <w:ins w:author="Zimmerman, Amy E" w:date="2026-06-09T19:24:00Z" w16du:dateUtc="2026-06-10T02:24:00Z" w:id="425">
        <w:r>
          <w:rPr>
            <w:rFonts w:ascii="Arial" w:hAnsi="Arial" w:cs="Arial"/>
            <w:sz w:val="22"/>
            <w:szCs w:val="22"/>
          </w:rPr>
          <w:t xml:space="preserve">Ontology of microbial phenotypes: </w:t>
        </w:r>
      </w:ins>
      <w:ins w:author="Zimmerman, Amy E" w:date="2026-06-09T19:25:00Z" w16du:dateUtc="2026-06-10T02:25:00Z" w:id="426">
        <w:r>
          <w:rPr>
            <w:rFonts w:ascii="Arial" w:hAnsi="Arial" w:cs="Arial"/>
            <w:sz w:val="22"/>
            <w:szCs w:val="22"/>
          </w:rPr>
          <w:fldChar w:fldCharType="begin"/>
        </w:r>
        <w:r>
          <w:rPr>
            <w:rFonts w:ascii="Arial" w:hAnsi="Arial" w:cs="Arial"/>
            <w:sz w:val="22"/>
            <w:szCs w:val="22"/>
          </w:rPr>
          <w:instrText>HYPERLINK "</w:instrText>
        </w:r>
      </w:ins>
      <w:ins w:author="Zimmerman, Amy E" w:date="2026-06-09T19:24:00Z" w16du:dateUtc="2026-06-10T02:24:00Z" w:id="427">
        <w:r w:rsidRPr="009E4E8A">
          <w:rPr>
            <w:rFonts w:ascii="Arial" w:hAnsi="Arial" w:cs="Arial"/>
            <w:sz w:val="22"/>
            <w:szCs w:val="22"/>
          </w:rPr>
          <w:instrText>https://link.springer.com/article/10.1186/s12866-014-0294-3</w:instrText>
        </w:r>
      </w:ins>
      <w:ins w:author="Zimmerman, Amy E" w:date="2026-06-09T19:25:00Z" w16du:dateUtc="2026-06-10T02:25:00Z" w:id="428">
        <w:r>
          <w:rPr>
            <w:rFonts w:ascii="Arial" w:hAnsi="Arial" w:cs="Arial"/>
            <w:sz w:val="22"/>
            <w:szCs w:val="22"/>
          </w:rPr>
          <w:instrText>"</w:instrText>
        </w:r>
        <w:r>
          <w:rPr>
            <w:rFonts w:ascii="Arial" w:hAnsi="Arial" w:cs="Arial"/>
            <w:sz w:val="22"/>
            <w:szCs w:val="22"/>
          </w:rPr>
        </w:r>
        <w:r>
          <w:rPr>
            <w:rFonts w:ascii="Arial" w:hAnsi="Arial" w:cs="Arial"/>
            <w:sz w:val="22"/>
            <w:szCs w:val="22"/>
          </w:rPr>
          <w:fldChar w:fldCharType="separate"/>
        </w:r>
      </w:ins>
      <w:ins w:author="Zimmerman, Amy E" w:date="2026-06-09T19:24:00Z" w16du:dateUtc="2026-06-10T02:24:00Z" w:id="429">
        <w:r w:rsidRPr="005828EA">
          <w:rPr>
            <w:rStyle w:val="Hyperlink"/>
            <w:rFonts w:ascii="Arial" w:hAnsi="Arial" w:cs="Arial"/>
            <w:sz w:val="22"/>
            <w:szCs w:val="22"/>
          </w:rPr>
          <w:t>https://link.springer.com/article/10.1186/s12866-014-0294-3</w:t>
        </w:r>
      </w:ins>
      <w:ins w:author="Zimmerman, Amy E" w:date="2026-06-09T19:25:00Z" w16du:dateUtc="2026-06-10T02:25:00Z" w:id="430">
        <w:r>
          <w:rPr>
            <w:rFonts w:ascii="Arial" w:hAnsi="Arial" w:cs="Arial"/>
            <w:sz w:val="22"/>
            <w:szCs w:val="22"/>
          </w:rPr>
          <w:fldChar w:fldCharType="end"/>
        </w:r>
      </w:ins>
    </w:p>
    <w:p w:rsidR="009E4E8A" w:rsidP="554670FE" w:rsidRDefault="00EB2BB3" w14:paraId="7C2403E6" w14:textId="480ABEE5">
      <w:pPr>
        <w:rPr>
          <w:ins w:author="Zimmerman, Amy E" w:date="2026-06-09T19:27:00Z" w16du:dateUtc="2026-06-10T02:27:00Z" w:id="431"/>
          <w:rFonts w:ascii="Arial" w:hAnsi="Arial" w:cs="Arial"/>
          <w:sz w:val="22"/>
          <w:szCs w:val="22"/>
        </w:rPr>
      </w:pPr>
      <w:ins w:author="Zimmerman, Amy E" w:date="2026-06-09T19:27:00Z" w16du:dateUtc="2026-06-10T02:27:00Z" w:id="432">
        <w:r>
          <w:rPr>
            <w:rFonts w:ascii="Arial" w:hAnsi="Arial" w:cs="Arial"/>
            <w:sz w:val="22"/>
            <w:szCs w:val="22"/>
          </w:rPr>
          <w:t xml:space="preserve">2020 review on microbial phenomics: </w:t>
        </w:r>
        <w:r w:rsidR="00A30182">
          <w:rPr>
            <w:rFonts w:ascii="Arial" w:hAnsi="Arial" w:cs="Arial"/>
            <w:sz w:val="22"/>
            <w:szCs w:val="22"/>
          </w:rPr>
          <w:fldChar w:fldCharType="begin"/>
        </w:r>
        <w:r w:rsidR="00A30182">
          <w:rPr>
            <w:rFonts w:ascii="Arial" w:hAnsi="Arial" w:cs="Arial"/>
            <w:sz w:val="22"/>
            <w:szCs w:val="22"/>
          </w:rPr>
          <w:instrText>HYPERLINK "</w:instrText>
        </w:r>
        <w:r w:rsidRPr="00A30182" w:rsidR="00A30182">
          <w:rPr>
            <w:rFonts w:ascii="Arial" w:hAnsi="Arial" w:cs="Arial"/>
            <w:sz w:val="22"/>
            <w:szCs w:val="22"/>
          </w:rPr>
          <w:instrText>https://doi.org/10.1016/j.csbj.2020.08.010</w:instrText>
        </w:r>
        <w:r w:rsidR="00A30182">
          <w:rPr>
            <w:rFonts w:ascii="Arial" w:hAnsi="Arial" w:cs="Arial"/>
            <w:sz w:val="22"/>
            <w:szCs w:val="22"/>
          </w:rPr>
          <w:instrText>"</w:instrText>
        </w:r>
        <w:r w:rsidR="00A30182">
          <w:rPr>
            <w:rFonts w:ascii="Arial" w:hAnsi="Arial" w:cs="Arial"/>
            <w:sz w:val="22"/>
            <w:szCs w:val="22"/>
          </w:rPr>
        </w:r>
        <w:r w:rsidR="00A30182">
          <w:rPr>
            <w:rFonts w:ascii="Arial" w:hAnsi="Arial" w:cs="Arial"/>
            <w:sz w:val="22"/>
            <w:szCs w:val="22"/>
          </w:rPr>
          <w:fldChar w:fldCharType="separate"/>
        </w:r>
        <w:r w:rsidRPr="005828EA" w:rsidR="00A30182">
          <w:rPr>
            <w:rStyle w:val="Hyperlink"/>
            <w:rFonts w:ascii="Arial" w:hAnsi="Arial" w:cs="Arial"/>
            <w:sz w:val="22"/>
            <w:szCs w:val="22"/>
          </w:rPr>
          <w:t>https://doi.org/10.1016/j.csbj.2020.08.010</w:t>
        </w:r>
        <w:r w:rsidR="00A30182">
          <w:rPr>
            <w:rFonts w:ascii="Arial" w:hAnsi="Arial" w:cs="Arial"/>
            <w:sz w:val="22"/>
            <w:szCs w:val="22"/>
          </w:rPr>
          <w:fldChar w:fldCharType="end"/>
        </w:r>
      </w:ins>
    </w:p>
    <w:p w:rsidRPr="00384256" w:rsidR="00A30182" w:rsidP="554670FE" w:rsidRDefault="00A30182" w14:paraId="22067492" w14:textId="77777777">
      <w:pPr>
        <w:rPr>
          <w:rFonts w:ascii="Arial" w:hAnsi="Arial" w:cs="Arial"/>
          <w:sz w:val="22"/>
          <w:szCs w:val="22"/>
        </w:rPr>
      </w:pPr>
    </w:p>
    <w:p w:rsidRPr="00384256" w:rsidR="00DF1922" w:rsidP="554670FE" w:rsidRDefault="00DF1922" w14:paraId="0F770584" w14:textId="77777777">
      <w:pPr>
        <w:rPr>
          <w:rFonts w:ascii="Arial" w:hAnsi="Arial" w:cs="Arial"/>
          <w:sz w:val="22"/>
          <w:szCs w:val="22"/>
        </w:rPr>
      </w:pPr>
    </w:p>
    <w:p w:rsidRPr="007165E7" w:rsidR="00DF1922" w:rsidP="554670FE" w:rsidRDefault="00DF1922" w14:paraId="06FF41BF" w14:textId="77777777">
      <w:pPr>
        <w:rPr>
          <w:rFonts w:ascii="Arial" w:hAnsi="Arial" w:cs="Arial"/>
          <w:b/>
          <w:bCs/>
          <w:sz w:val="22"/>
          <w:szCs w:val="22"/>
        </w:rPr>
      </w:pPr>
    </w:p>
    <w:p w:rsidRPr="007165E7" w:rsidR="00DF1922" w:rsidP="554670FE" w:rsidRDefault="00DF1922" w14:paraId="0E44C61F" w14:textId="77777777">
      <w:pPr>
        <w:rPr>
          <w:rFonts w:ascii="Arial" w:hAnsi="Arial" w:cs="Arial"/>
          <w:b/>
          <w:bCs/>
          <w:sz w:val="22"/>
          <w:szCs w:val="22"/>
        </w:rPr>
      </w:pPr>
    </w:p>
    <w:p w:rsidRPr="007165E7" w:rsidR="00DF1922" w:rsidP="554670FE" w:rsidRDefault="00DF1922" w14:paraId="37E47022" w14:textId="77777777">
      <w:pPr>
        <w:rPr>
          <w:rFonts w:ascii="Arial" w:hAnsi="Arial" w:cs="Arial"/>
          <w:b/>
          <w:bCs/>
          <w:sz w:val="22"/>
          <w:szCs w:val="22"/>
        </w:rPr>
      </w:pPr>
    </w:p>
    <w:p w:rsidRPr="007165E7" w:rsidR="00DF1922" w:rsidP="554670FE" w:rsidRDefault="00DF1922" w14:paraId="3482789C" w14:textId="77777777">
      <w:pPr>
        <w:rPr>
          <w:rFonts w:ascii="Arial" w:hAnsi="Arial" w:cs="Arial"/>
          <w:b/>
          <w:bCs/>
          <w:sz w:val="22"/>
          <w:szCs w:val="22"/>
        </w:rPr>
      </w:pPr>
    </w:p>
    <w:sectPr w:rsidRPr="007165E7" w:rsidR="00DF1922">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G" w:author="Garayburu-Caruso, Vanessa A" w:date="2025-12-19T13:14:00Z" w:id="0">
    <w:p w:rsidR="000B6B07" w:rsidP="000B6B07" w:rsidRDefault="000B6B07" w14:paraId="284B3AAA" w14:textId="77777777">
      <w:pPr>
        <w:pStyle w:val="CommentText"/>
      </w:pPr>
      <w:r>
        <w:rPr>
          <w:rStyle w:val="CommentReference"/>
        </w:rPr>
        <w:annotationRef/>
      </w:r>
      <w:r>
        <w:rPr>
          <w:b/>
          <w:bCs/>
          <w:color w:val="1F1F1F"/>
        </w:rPr>
        <w:t>Declaration of generative AI use</w:t>
      </w:r>
    </w:p>
    <w:p w:rsidR="000B6B07" w:rsidP="000B6B07" w:rsidRDefault="000B6B07" w14:paraId="691649B9" w14:textId="77777777">
      <w:pPr>
        <w:pStyle w:val="CommentText"/>
      </w:pPr>
      <w:r>
        <w:rPr>
          <w:color w:val="1F1F1F"/>
        </w:rPr>
        <w:t>Authors must declare the use of generative AI in the manuscript preparation process upon submission of the paper.</w:t>
      </w:r>
    </w:p>
    <w:p w:rsidR="000B6B07" w:rsidP="000B6B07" w:rsidRDefault="000B6B07" w14:paraId="1717205E" w14:textId="77777777">
      <w:pPr>
        <w:pStyle w:val="CommentText"/>
      </w:pPr>
      <w:r>
        <w:rPr>
          <w:color w:val="1F1F1F"/>
        </w:rPr>
        <w:t>Elsevier recognizes the potential of generative AI and AI-assisted technologies (“AI Tools”), when used responsibly, to help researchers work efficiently, gain critical insights fast and achieve better outcomes. Increasingly, these tools, including AI agents and deep research tools, are helping researchers to synthesize complex literature, provide an overview of a field or research question, identify research gaps, generate ideas, and provide tailored support for tasks such as content organization and improving language and readability.</w:t>
      </w:r>
    </w:p>
    <w:p w:rsidR="000B6B07" w:rsidP="000B6B07" w:rsidRDefault="000B6B07" w14:paraId="6D4167AC" w14:textId="77777777">
      <w:pPr>
        <w:pStyle w:val="CommentText"/>
      </w:pPr>
      <w:r>
        <w:rPr>
          <w:color w:val="1F1F1F"/>
        </w:rPr>
        <w:t>Authors preparing a manuscript for an Elsevier journal can use AI Tools to support them. However, these tools must never be used as a substitute for human critical thinking, expertise and evaluation. AI technology should always be applied with human oversight and control.</w:t>
      </w:r>
    </w:p>
    <w:p w:rsidR="000B6B07" w:rsidP="000B6B07" w:rsidRDefault="000B6B07" w14:paraId="0133342A" w14:textId="77777777">
      <w:pPr>
        <w:pStyle w:val="CommentText"/>
      </w:pPr>
      <w:r>
        <w:rPr>
          <w:color w:val="1F1F1F"/>
        </w:rPr>
        <w:t>Ultimately, authors are responsible and accountable for the contents of their work. This includes accountability for:</w:t>
      </w:r>
    </w:p>
    <w:p w:rsidR="000B6B07" w:rsidP="004B3DE8" w:rsidRDefault="000B6B07" w14:paraId="2464DA58" w14:textId="77777777">
      <w:pPr>
        <w:pStyle w:val="CommentText"/>
        <w:numPr>
          <w:ilvl w:val="0"/>
          <w:numId w:val="1"/>
        </w:numPr>
      </w:pPr>
      <w:r>
        <w:rPr>
          <w:color w:val="1F1F1F"/>
        </w:rPr>
        <w:t>Carefully reviewing and verifying the accuracy, comprehensiveness, and impartiality of all AI-generated output (including checking the sources, as AI-generated references can be incorrect or fabricated).</w:t>
      </w:r>
    </w:p>
    <w:p w:rsidR="000B6B07" w:rsidP="004B3DE8" w:rsidRDefault="000B6B07" w14:paraId="4C192674" w14:textId="77777777">
      <w:pPr>
        <w:pStyle w:val="CommentText"/>
        <w:numPr>
          <w:ilvl w:val="0"/>
          <w:numId w:val="1"/>
        </w:numPr>
      </w:pPr>
      <w:r>
        <w:rPr>
          <w:color w:val="1F1F1F"/>
        </w:rPr>
        <w:t>Editing and adapting all material thoroughly to ensure the manuscript represents the author’s authentic and original contribution and reflects their own analysis, interpretation, insights and ideas.</w:t>
      </w:r>
    </w:p>
    <w:p w:rsidR="000B6B07" w:rsidP="004B3DE8" w:rsidRDefault="000B6B07" w14:paraId="7BE5163A" w14:textId="77777777">
      <w:pPr>
        <w:pStyle w:val="CommentText"/>
        <w:numPr>
          <w:ilvl w:val="0"/>
          <w:numId w:val="1"/>
        </w:numPr>
      </w:pPr>
      <w:r>
        <w:rPr>
          <w:color w:val="1F1F1F"/>
        </w:rPr>
        <w:t>Ensuring the use of any tools or sources, AI-based or otherwise, is made clear and transparent to readers. If AI Tools have been used, we require a disclosure statement upon submission; please see example below.</w:t>
      </w:r>
    </w:p>
    <w:p w:rsidR="000B6B07" w:rsidP="004B3DE8" w:rsidRDefault="000B6B07" w14:paraId="1E92AEC0" w14:textId="77777777">
      <w:pPr>
        <w:pStyle w:val="CommentText"/>
        <w:numPr>
          <w:ilvl w:val="0"/>
          <w:numId w:val="1"/>
        </w:numPr>
      </w:pPr>
      <w:r>
        <w:rPr>
          <w:color w:val="1F1F1F"/>
        </w:rPr>
        <w:t>Ensuring the manuscript is developed in a way that safeguards data privacy, intellectual property and other rights, by checking the terms and conditions of any AI tool that is used.</w:t>
      </w:r>
    </w:p>
    <w:p w:rsidR="000B6B07" w:rsidP="000B6B07" w:rsidRDefault="000B6B07" w14:paraId="7C46C301" w14:textId="77777777">
      <w:pPr>
        <w:pStyle w:val="CommentText"/>
      </w:pPr>
      <w:r>
        <w:rPr>
          <w:color w:val="1F1F1F"/>
        </w:rPr>
        <w:t>Finally, authors must not list or cite AI Tools as an author or co-author on the manuscript since authorship implies responsibilities and tasks that can only be attributed to, and performed by, humans.</w:t>
      </w:r>
    </w:p>
    <w:p w:rsidR="000B6B07" w:rsidP="000B6B07" w:rsidRDefault="000B6B07" w14:paraId="41B3F39A" w14:textId="77777777">
      <w:pPr>
        <w:pStyle w:val="CommentText"/>
      </w:pPr>
      <w:r>
        <w:rPr>
          <w:color w:val="1F1F1F"/>
        </w:rPr>
        <w:t>The use of AI Tools in the manuscript preparation process must be declared by adding a statement at the end of the manuscript when the paper is first submitted. The statement will appear in the published work and should be placed in a new section before the references list.</w:t>
      </w:r>
    </w:p>
    <w:p w:rsidR="000B6B07" w:rsidP="000B6B07" w:rsidRDefault="000B6B07" w14:paraId="2F9526B3" w14:textId="77777777">
      <w:pPr>
        <w:pStyle w:val="CommentText"/>
      </w:pPr>
      <w:r>
        <w:rPr>
          <w:color w:val="1F1F1F"/>
        </w:rPr>
        <w:t>An example:</w:t>
      </w:r>
    </w:p>
    <w:p w:rsidR="000B6B07" w:rsidP="004B3DE8" w:rsidRDefault="000B6B07" w14:paraId="07FA6D02" w14:textId="77777777">
      <w:pPr>
        <w:pStyle w:val="CommentText"/>
        <w:numPr>
          <w:ilvl w:val="0"/>
          <w:numId w:val="2"/>
        </w:numPr>
        <w:ind w:left="360"/>
      </w:pPr>
      <w:r>
        <w:rPr>
          <w:color w:val="1F1F1F"/>
        </w:rPr>
        <w:t>Title of new section: </w:t>
      </w:r>
      <w:r>
        <w:rPr>
          <w:i/>
          <w:iCs/>
          <w:color w:val="1F1F1F"/>
        </w:rPr>
        <w:t>Declaration of generative AI and AI-assisted technologies in the manuscript preparation process.</w:t>
      </w:r>
    </w:p>
    <w:p w:rsidR="000B6B07" w:rsidP="004B3DE8" w:rsidRDefault="000B6B07" w14:paraId="2D34A03F" w14:textId="77777777">
      <w:pPr>
        <w:pStyle w:val="CommentText"/>
        <w:numPr>
          <w:ilvl w:val="0"/>
          <w:numId w:val="2"/>
        </w:numPr>
        <w:ind w:left="360"/>
      </w:pPr>
      <w:r>
        <w:rPr>
          <w:color w:val="1F1F1F"/>
        </w:rPr>
        <w:t>Statement: </w:t>
      </w:r>
      <w:r>
        <w:rPr>
          <w:i/>
          <w:iCs/>
          <w:color w:val="1F1F1F"/>
        </w:rPr>
        <w:t>During the preparation of this work the author(s) used [NAME OF TOOL / SERVICE] in order to [REASON]. After using this tool/service, the author(s) reviewed and edited the content as needed and take(s) full responsibility for the content of the published article.</w:t>
      </w:r>
    </w:p>
    <w:p w:rsidR="000B6B07" w:rsidP="000B6B07" w:rsidRDefault="000B6B07" w14:paraId="56F46568" w14:textId="77777777">
      <w:pPr>
        <w:pStyle w:val="CommentText"/>
      </w:pPr>
      <w:r>
        <w:rPr>
          <w:color w:val="1F1F1F"/>
        </w:rPr>
        <w:t>The declaration does not apply to the use of basic tools, such as tools used to check grammar, spelling and references. If you have nothing to disclose, you do not need to add a statement.</w:t>
      </w:r>
    </w:p>
    <w:p w:rsidR="000B6B07" w:rsidP="000B6B07" w:rsidRDefault="000B6B07" w14:paraId="78E31C6C" w14:textId="77777777">
      <w:pPr>
        <w:pStyle w:val="CommentText"/>
      </w:pPr>
      <w:r>
        <w:rPr>
          <w:color w:val="1F1F1F"/>
        </w:rPr>
        <w:t>Please read Elsevier’s author policy on the use of generative AI and AI-assisted technologies, which can be found in </w:t>
      </w:r>
      <w:hyperlink w:history="1" r:id="rId1">
        <w:r w:rsidRPr="00ED3EDD">
          <w:rPr>
            <w:rStyle w:val="Hyperlink"/>
          </w:rPr>
          <w:t>our generative AI policies for journals</w:t>
        </w:r>
      </w:hyperlink>
      <w:r>
        <w:rPr>
          <w:color w:val="1F1F1F"/>
        </w:rPr>
        <w:t>.</w:t>
      </w:r>
    </w:p>
    <w:p w:rsidR="000B6B07" w:rsidP="000B6B07" w:rsidRDefault="000B6B07" w14:paraId="3563A575" w14:textId="77777777">
      <w:pPr>
        <w:pStyle w:val="CommentText"/>
      </w:pPr>
      <w:r>
        <w:rPr>
          <w:color w:val="1F1F1F"/>
        </w:rPr>
        <w:t>Please note: to protect authors’ rights and the confidentiality of their research, this journal does not currently allow the use of generative AI or AI-assisted technologies such as ChatGPT or similar services by reviewers or editors in the peer review and manuscript evaluation process, as is stated in </w:t>
      </w:r>
      <w:hyperlink w:history="1" r:id="rId2">
        <w:r w:rsidRPr="00ED3EDD">
          <w:rPr>
            <w:rStyle w:val="Hyperlink"/>
          </w:rPr>
          <w:t>our generative AI policies for journals</w:t>
        </w:r>
      </w:hyperlink>
      <w:r>
        <w:rPr>
          <w:color w:val="1F1F1F"/>
        </w:rPr>
        <w:t>. We are actively evaluating compliant AI Tools and may revise this policy in the future.</w:t>
      </w:r>
    </w:p>
  </w:comment>
  <w:comment w:initials="VG" w:author="Garayburu-Caruso, Vanessa A" w:date="2025-12-19T13:15:00Z" w:id="1">
    <w:p w:rsidR="00F50384" w:rsidP="00F50384" w:rsidRDefault="00F50384" w14:paraId="07ADE3BF" w14:textId="77777777">
      <w:pPr>
        <w:pStyle w:val="CommentText"/>
      </w:pPr>
      <w:r>
        <w:rPr>
          <w:rStyle w:val="CommentReference"/>
        </w:rPr>
        <w:annotationRef/>
      </w:r>
      <w:hyperlink w:history="1" r:id="rId3">
        <w:r w:rsidRPr="00DF5D52">
          <w:rPr>
            <w:rStyle w:val="Hyperlink"/>
          </w:rPr>
          <w:t>https://www.sciencedirect.com/journal/soil-biology-and-biochemistry/publish/guide-for-authors</w:t>
        </w:r>
      </w:hyperlink>
    </w:p>
  </w:comment>
  <w:comment w:initials="ZAE" w:author="Zimmerman, Amy E" w:date="2026-06-09T19:09:00Z" w:id="52">
    <w:p w:rsidR="00D32499" w:rsidP="00D32499" w:rsidRDefault="00D32499" w14:paraId="265E6A2E" w14:textId="77777777">
      <w:r>
        <w:rPr>
          <w:rStyle w:val="CommentReference"/>
        </w:rPr>
        <w:annotationRef/>
      </w:r>
      <w:r>
        <w:rPr>
          <w:sz w:val="20"/>
          <w:szCs w:val="20"/>
        </w:rPr>
        <w:t>maybe phenotype-function clarification is a discussion we should have in our next meeting</w:t>
      </w:r>
    </w:p>
  </w:comment>
  <w:comment w:initials="HKS" w:author="Hofmockel, Kirsten S" w:date="2026-05-18T11:46:00Z" w:id="64">
    <w:p w:rsidR="00ED7450" w:rsidP="00ED7450" w:rsidRDefault="00ED7450" w14:paraId="5640BBD2" w14:textId="77777777">
      <w:r>
        <w:rPr>
          <w:rStyle w:val="CommentReference"/>
        </w:rPr>
        <w:annotationRef/>
      </w:r>
      <w:r>
        <w:rPr>
          <w:sz w:val="20"/>
          <w:szCs w:val="20"/>
        </w:rPr>
        <w:t>what is this measurement/observation?</w:t>
      </w:r>
    </w:p>
  </w:comment>
  <w:comment w:initials="ZAE" w:author="Zimmerman, Amy E" w:date="2026-06-09T19:15:00Z" w:id="75">
    <w:p w:rsidR="003B029E" w:rsidP="003B029E" w:rsidRDefault="003B029E" w14:paraId="33B64C10" w14:textId="77777777">
      <w:r>
        <w:rPr>
          <w:rStyle w:val="CommentReference"/>
        </w:rPr>
        <w:annotationRef/>
      </w:r>
      <w:r>
        <w:rPr>
          <w:sz w:val="20"/>
          <w:szCs w:val="20"/>
        </w:rPr>
        <w:t>great wording</w:t>
      </w:r>
    </w:p>
  </w:comment>
  <w:comment w:initials="HKS" w:author="Hofmockel, Kirsten S" w:date="2026-05-18T11:50:00Z" w:id="76">
    <w:p w:rsidR="00876693" w:rsidP="00876693" w:rsidRDefault="00876693" w14:paraId="038087EC" w14:textId="77777777">
      <w:r>
        <w:rPr>
          <w:rStyle w:val="CommentReference"/>
        </w:rPr>
        <w:annotationRef/>
      </w:r>
      <w:r>
        <w:rPr>
          <w:sz w:val="20"/>
          <w:szCs w:val="20"/>
        </w:rPr>
        <w:t>do we have refs? it will be helpful to check these out early in our writing process</w:t>
      </w:r>
    </w:p>
  </w:comment>
  <w:comment w:initials="HKS" w:author="Hofmockel, Kirsten S" w:date="2026-05-18T11:51:00Z" w:id="77">
    <w:p w:rsidR="00BB5609" w:rsidP="00BB5609" w:rsidRDefault="00BB5609" w14:paraId="439FB2DD" w14:textId="77777777">
      <w:r>
        <w:rPr>
          <w:rStyle w:val="CommentReference"/>
        </w:rPr>
        <w:annotationRef/>
      </w:r>
      <w:r>
        <w:rPr>
          <w:sz w:val="20"/>
          <w:szCs w:val="20"/>
        </w:rPr>
        <w:t>or generalizable? or consistent?</w:t>
      </w:r>
    </w:p>
  </w:comment>
  <w:comment w:initials="HKS" w:author="Hofmockel, Kirsten S" w:date="2026-05-18T11:52:00Z" w:id="83">
    <w:p w:rsidR="00534E68" w:rsidP="00534E68" w:rsidRDefault="00534E68" w14:paraId="7E3370CC" w14:textId="77777777">
      <w:r>
        <w:rPr>
          <w:rStyle w:val="CommentReference"/>
        </w:rPr>
        <w:annotationRef/>
      </w:r>
      <w:r>
        <w:rPr>
          <w:sz w:val="20"/>
          <w:szCs w:val="20"/>
        </w:rPr>
        <w:t>need to make sure this is clearly defined in intro and with references if possible.</w:t>
      </w:r>
    </w:p>
  </w:comment>
  <w:comment w:initials="HKS" w:author="Hofmockel, Kirsten S" w:date="2026-05-18T11:58:00Z" w:id="84">
    <w:p w:rsidR="00ED22EC" w:rsidP="00ED22EC" w:rsidRDefault="00ED22EC" w14:paraId="5F17E700" w14:textId="77777777">
      <w:r>
        <w:rPr>
          <w:rStyle w:val="CommentReference"/>
        </w:rPr>
        <w:annotationRef/>
      </w:r>
      <w:r>
        <w:rPr>
          <w:sz w:val="20"/>
          <w:szCs w:val="20"/>
        </w:rPr>
        <w:t>let's make sure we have defined these - as distinct?</w:t>
      </w:r>
    </w:p>
  </w:comment>
  <w:comment w:initials="HKS" w:author="Hofmockel, Kirsten S" w:date="2026-05-18T12:03:00Z" w:id="93">
    <w:p w:rsidR="00FE20C7" w:rsidP="00FE20C7" w:rsidRDefault="00FE20C7" w14:paraId="70A5B44B" w14:textId="77777777">
      <w:r>
        <w:rPr>
          <w:rStyle w:val="CommentReference"/>
        </w:rPr>
        <w:annotationRef/>
      </w:r>
      <w:r>
        <w:rPr>
          <w:sz w:val="20"/>
          <w:szCs w:val="20"/>
        </w:rPr>
        <w:t>how is enzymatic dff from phenotypic?</w:t>
      </w:r>
    </w:p>
  </w:comment>
  <w:comment w:initials="ZAE" w:author="Zimmerman, Amy E" w:date="2026-06-09T19:45:00Z" w:id="94">
    <w:p w:rsidR="00716908" w:rsidP="00716908" w:rsidRDefault="00716908" w14:paraId="54CD1C7A" w14:textId="77777777">
      <w:r>
        <w:rPr>
          <w:rStyle w:val="CommentReference"/>
        </w:rPr>
        <w:annotationRef/>
      </w:r>
      <w:r>
        <w:rPr>
          <w:sz w:val="20"/>
          <w:szCs w:val="20"/>
        </w:rPr>
        <w:t>could refer to as "molecular phenotypes, enzymatic phenotypes, metabolic phenotypes" for the different levels... but let's discuss at the next meeting</w:t>
      </w:r>
    </w:p>
  </w:comment>
  <w:comment w:initials="HKS" w:author="Hofmockel, Kirsten S" w:date="2026-05-18T12:04:00Z" w:id="95">
    <w:p w:rsidR="00104E4B" w:rsidP="00104E4B" w:rsidRDefault="00FE20C7" w14:paraId="31E038A6" w14:textId="77777777">
      <w:r>
        <w:rPr>
          <w:rStyle w:val="CommentReference"/>
        </w:rPr>
        <w:annotationRef/>
      </w:r>
      <w:r w:rsidR="00104E4B">
        <w:rPr>
          <w:sz w:val="20"/>
          <w:szCs w:val="20"/>
        </w:rPr>
        <w:t>is this SIR? anything else included - if not lets just say SIR to be consistent with the lit</w:t>
      </w:r>
    </w:p>
  </w:comment>
  <w:comment w:initials="HKS" w:author="Hofmockel, Kirsten S" w:date="2026-05-18T12:05:00Z" w:id="96">
    <w:p w:rsidR="00FE20C7" w:rsidP="00FE20C7" w:rsidRDefault="00FE20C7" w14:paraId="530D82EE" w14:textId="0902F961">
      <w:r>
        <w:rPr>
          <w:rStyle w:val="CommentReference"/>
        </w:rPr>
        <w:annotationRef/>
      </w:r>
      <w:r>
        <w:rPr>
          <w:sz w:val="20"/>
          <w:szCs w:val="20"/>
        </w:rPr>
        <w:t>in lab? not measured in field? but inferring ?</w:t>
      </w:r>
    </w:p>
  </w:comment>
  <w:comment w:initials="VG" w:author="Garayburu-Caruso, Vanessa A" w:date="2026-05-31T10:47:00Z" w:id="97">
    <w:p w:rsidR="00CA2E17" w:rsidP="00CA2E17" w:rsidRDefault="00CA2E17" w14:paraId="6D45C45E" w14:textId="77777777">
      <w:pPr>
        <w:pStyle w:val="CommentText"/>
      </w:pPr>
      <w:r>
        <w:rPr>
          <w:rStyle w:val="CommentReference"/>
        </w:rPr>
        <w:annotationRef/>
      </w:r>
      <w:r>
        <w:t>I was thinking about the nutrient measurements from the field samples to think about resource avilability</w:t>
      </w:r>
    </w:p>
  </w:comment>
  <w:comment w:initials="ZAE" w:author="Zimmerman, Amy E" w:date="2026-06-09T19:47:00Z" w:id="98">
    <w:p w:rsidR="00AC5B49" w:rsidP="00AC5B49" w:rsidRDefault="00AC5B49" w14:paraId="4D13917B" w14:textId="77777777">
      <w:r>
        <w:rPr>
          <w:rStyle w:val="CommentReference"/>
        </w:rPr>
        <w:annotationRef/>
      </w:r>
      <w:r>
        <w:rPr>
          <w:sz w:val="20"/>
          <w:szCs w:val="20"/>
        </w:rPr>
        <w:t>we could use measured stoichiometric ratios to infer resource limitation</w:t>
      </w:r>
    </w:p>
  </w:comment>
  <w:comment w:initials="HKS" w:author="Hofmockel, Kirsten S" w:date="2026-05-18T12:08:00Z" w:id="101">
    <w:p w:rsidR="0010742B" w:rsidP="0010742B" w:rsidRDefault="0010742B" w14:paraId="5B52958D" w14:textId="77777777">
      <w:r>
        <w:rPr>
          <w:rStyle w:val="CommentReference"/>
        </w:rPr>
        <w:annotationRef/>
      </w:r>
      <w:r>
        <w:rPr>
          <w:sz w:val="20"/>
          <w:szCs w:val="20"/>
        </w:rPr>
        <w:t>yes! this is important theme!</w:t>
      </w:r>
    </w:p>
  </w:comment>
  <w:comment w:initials="HKS" w:author="Hofmockel, Kirsten S" w:date="2026-05-18T12:09:00Z" w:id="102">
    <w:p w:rsidR="0010742B" w:rsidP="0010742B" w:rsidRDefault="0010742B" w14:paraId="1D22B7DC" w14:textId="77777777">
      <w:r>
        <w:rPr>
          <w:rStyle w:val="CommentReference"/>
        </w:rPr>
        <w:annotationRef/>
      </w:r>
      <w:r>
        <w:rPr>
          <w:sz w:val="20"/>
          <w:szCs w:val="20"/>
        </w:rPr>
        <w:t>yes!</w:t>
      </w:r>
    </w:p>
  </w:comment>
  <w:comment w:initials="HKS" w:author="Hofmockel, Kirsten S" w:date="2026-05-18T12:14:00Z" w:id="105">
    <w:p w:rsidR="00F307D1" w:rsidP="00F307D1" w:rsidRDefault="00F307D1" w14:paraId="180B1902" w14:textId="77777777">
      <w:r>
        <w:rPr>
          <w:rStyle w:val="CommentReference"/>
        </w:rPr>
        <w:annotationRef/>
      </w:r>
      <w:r>
        <w:rPr>
          <w:sz w:val="20"/>
          <w:szCs w:val="20"/>
        </w:rPr>
        <w:t>are we comparing SIR To field respiration?</w:t>
      </w:r>
    </w:p>
  </w:comment>
  <w:comment w:initials="VG" w:author="Garayburu-Caruso, Vanessa A" w:date="2026-05-31T10:48:00Z" w:id="106">
    <w:p w:rsidR="000D624D" w:rsidP="000D624D" w:rsidRDefault="000D624D" w14:paraId="00B2E470" w14:textId="77777777">
      <w:pPr>
        <w:pStyle w:val="CommentText"/>
      </w:pPr>
      <w:r>
        <w:rPr>
          <w:rStyle w:val="CommentReference"/>
        </w:rPr>
        <w:annotationRef/>
      </w:r>
      <w:r>
        <w:t>No, just SIR to field data related to temperature, moisture and nutrients</w:t>
      </w:r>
    </w:p>
  </w:comment>
  <w:comment w:initials="ZAE" w:author="Zimmerman, Amy E" w:date="2026-05-18T11:40:00Z" w:id="112">
    <w:p w:rsidR="00DC3302" w:rsidP="00DC3302" w:rsidRDefault="008C5196" w14:paraId="3B6D2F04" w14:textId="77777777">
      <w:r>
        <w:rPr>
          <w:rStyle w:val="CommentReference"/>
        </w:rPr>
        <w:annotationRef/>
      </w:r>
      <w:r w:rsidR="00DC3302">
        <w:rPr>
          <w:sz w:val="20"/>
          <w:szCs w:val="20"/>
        </w:rPr>
        <w:t>In prep for discussion points, it would be good to think/document possible mechanisms underlying these predictions</w:t>
      </w:r>
    </w:p>
  </w:comment>
  <w:comment w:initials="ZAE" w:author="Zimmerman, Amy E" w:date="2026-05-18T11:41:00Z" w:id="113">
    <w:p w:rsidR="00374259" w:rsidP="00374259" w:rsidRDefault="00374259" w14:paraId="4819B024" w14:textId="77777777">
      <w:r>
        <w:rPr>
          <w:rStyle w:val="CommentReference"/>
        </w:rPr>
        <w:annotationRef/>
      </w:r>
      <w:r>
        <w:rPr>
          <w:sz w:val="20"/>
          <w:szCs w:val="20"/>
        </w:rPr>
        <w:t>I know we already have some rationales underlying these points, they are just not articulated here</w:t>
      </w:r>
    </w:p>
  </w:comment>
  <w:comment w:initials="HKS" w:author="Hofmockel, Kirsten S" w:date="2026-05-18T12:15:00Z" w:id="114">
    <w:p w:rsidR="002F32A2" w:rsidP="002F32A2" w:rsidRDefault="002F32A2" w14:paraId="2EF7F04C" w14:textId="77777777">
      <w:r>
        <w:rPr>
          <w:rStyle w:val="CommentReference"/>
        </w:rPr>
        <w:annotationRef/>
      </w:r>
      <w:r>
        <w:rPr>
          <w:sz w:val="20"/>
          <w:szCs w:val="20"/>
        </w:rPr>
        <w:t>what data are these? TOC/TN or molecular?</w:t>
      </w:r>
    </w:p>
  </w:comment>
  <w:comment w:initials="HKS" w:author="Hofmockel, Kirsten S" w:date="2026-05-18T12:15:00Z" w:id="115">
    <w:p w:rsidR="001C4573" w:rsidP="001C4573" w:rsidRDefault="001C4573" w14:paraId="292C83CF" w14:textId="77777777">
      <w:r>
        <w:rPr>
          <w:rStyle w:val="CommentReference"/>
        </w:rPr>
        <w:annotationRef/>
      </w:r>
      <w:r>
        <w:rPr>
          <w:sz w:val="20"/>
          <w:szCs w:val="20"/>
        </w:rPr>
        <w:t>salt extraction or WEOC?</w:t>
      </w:r>
    </w:p>
  </w:comment>
  <w:comment w:initials="s" w:author="Bell, Sheryl L" w:date="2026-05-18T13:48:00Z" w:id="116">
    <w:p w:rsidR="00FF11EC" w:rsidP="00FF11EC" w:rsidRDefault="00FF11EC" w14:paraId="71E609C1" w14:textId="77777777">
      <w:r>
        <w:rPr>
          <w:rStyle w:val="CommentReference"/>
        </w:rPr>
        <w:annotationRef/>
      </w:r>
      <w:r>
        <w:rPr>
          <w:sz w:val="20"/>
          <w:szCs w:val="20"/>
        </w:rPr>
        <w:t>salt extract- TOC/TN</w:t>
      </w:r>
    </w:p>
  </w:comment>
  <w:comment w:initials="HKS" w:author="Hofmockel, Kirsten S" w:date="2026-05-18T12:17:00Z" w:id="138">
    <w:p w:rsidR="000E25A7" w:rsidP="000E25A7" w:rsidRDefault="000E25A7" w14:paraId="298644B8" w14:textId="77777777">
      <w:r>
        <w:rPr>
          <w:rStyle w:val="CommentReference"/>
        </w:rPr>
        <w:annotationRef/>
      </w:r>
      <w:r>
        <w:rPr>
          <w:sz w:val="20"/>
          <w:szCs w:val="20"/>
        </w:rPr>
        <w:t xml:space="preserve">This is ok for working hypothesis. we probably need to tighten it up as we go. </w:t>
      </w:r>
    </w:p>
  </w:comment>
  <w:comment w:initials="ZAE" w:author="Zimmerman, Amy E" w:date="2026-06-09T19:59:00Z" w:id="139">
    <w:p w:rsidR="00AE55FE" w:rsidP="00AE55FE" w:rsidRDefault="00AE55FE" w14:paraId="3679636E" w14:textId="77777777">
      <w:r>
        <w:rPr>
          <w:rStyle w:val="CommentReference"/>
        </w:rPr>
        <w:annotationRef/>
      </w:r>
      <w:r>
        <w:rPr>
          <w:sz w:val="20"/>
          <w:szCs w:val="20"/>
        </w:rPr>
        <w:t>I'm eager to unpack this rationale as see if we can articulate a mechanism. Its logical to me, but not necessarily falsifiable</w:t>
      </w:r>
    </w:p>
  </w:comment>
  <w:comment w:initials="HKS" w:author="Hofmockel, Kirsten S" w:date="2026-05-18T12:18:00Z" w:id="140">
    <w:p w:rsidR="000E25A7" w:rsidP="000E25A7" w:rsidRDefault="000E25A7" w14:paraId="42D1AB83" w14:textId="77777777">
      <w:r>
        <w:rPr>
          <w:rStyle w:val="CommentReference"/>
        </w:rPr>
        <w:annotationRef/>
      </w:r>
      <w:r>
        <w:rPr>
          <w:sz w:val="20"/>
          <w:szCs w:val="20"/>
        </w:rPr>
        <w:t>here we could state the irrigation during x months and that moisture was treated as a continuous variable for all plots and times.</w:t>
      </w:r>
    </w:p>
  </w:comment>
  <w:comment w:initials="ZAE" w:author="Zimmerman, Amy E" w:date="2026-06-09T20:00:00Z" w:id="143">
    <w:p w:rsidR="00487A64" w:rsidP="00487A64" w:rsidRDefault="00487A64" w14:paraId="29C6C7DC" w14:textId="77777777">
      <w:r>
        <w:rPr>
          <w:rStyle w:val="CommentReference"/>
        </w:rPr>
        <w:annotationRef/>
      </w:r>
      <w:r>
        <w:rPr>
          <w:sz w:val="20"/>
          <w:szCs w:val="20"/>
        </w:rPr>
        <w:t>all makes sense</w:t>
      </w:r>
    </w:p>
  </w:comment>
  <w:comment w:initials="ZAE" w:author="Zimmerman, Amy E" w:date="2026-06-09T20:07:00Z" w:id="151">
    <w:p w:rsidR="00CB24C1" w:rsidP="00CB24C1" w:rsidRDefault="00CB24C1" w14:paraId="7DDAD1FB" w14:textId="77777777">
      <w:r>
        <w:rPr>
          <w:rStyle w:val="CommentReference"/>
        </w:rPr>
        <w:annotationRef/>
      </w:r>
      <w:r>
        <w:rPr>
          <w:sz w:val="20"/>
          <w:szCs w:val="20"/>
        </w:rPr>
        <w:t>"classes based on temporal behaviors"?</w:t>
      </w:r>
    </w:p>
  </w:comment>
  <w:comment w:initials="HKS" w:author="Hofmockel, Kirsten S" w:date="2026-05-18T13:02:00Z" w:id="152">
    <w:p w:rsidR="0029052C" w:rsidP="0029052C" w:rsidRDefault="0029052C" w14:paraId="0E5B479A" w14:textId="0804C64B">
      <w:r>
        <w:rPr>
          <w:rStyle w:val="CommentReference"/>
        </w:rPr>
        <w:annotationRef/>
      </w:r>
      <w:r>
        <w:rPr>
          <w:sz w:val="20"/>
          <w:szCs w:val="20"/>
        </w:rPr>
        <w:t xml:space="preserve">was mass of soil the same for all samples, so not included in the units? </w:t>
      </w:r>
      <w:r>
        <w:fldChar w:fldCharType="begin"/>
      </w:r>
      <w:r>
        <w:instrText>HYPERLINK "mailto:sheryl.bell@pnnl.gov"</w:instrText>
      </w:r>
      <w:bookmarkStart w:name="_@_0BE46964A0CD77458821F79E8D56B6C1Z" w:id="154"/>
      <w:r>
        <w:fldChar w:fldCharType="separate"/>
      </w:r>
      <w:bookmarkEnd w:id="154"/>
      <w:r w:rsidRPr="0029052C">
        <w:rPr>
          <w:rStyle w:val="Mention"/>
          <w:noProof/>
        </w:rPr>
        <w:t>@Bell, Sheryl L</w:t>
      </w:r>
      <w:r>
        <w:fldChar w:fldCharType="end"/>
      </w:r>
    </w:p>
  </w:comment>
  <w:comment w:initials="s" w:author="Bell, Sheryl L" w:date="2026-05-18T13:20:00Z" w:id="153">
    <w:p w:rsidR="00632E09" w:rsidP="00632E09" w:rsidRDefault="00632E09" w14:paraId="791C2D7C" w14:textId="286440AD">
      <w:r>
        <w:rPr>
          <w:rStyle w:val="CommentReference"/>
        </w:rPr>
        <w:annotationRef/>
      </w:r>
      <w:r>
        <w:rPr>
          <w:sz w:val="20"/>
          <w:szCs w:val="20"/>
        </w:rPr>
        <w:t xml:space="preserve">the initial data was ng CO2-C per g dry soil per hour, but it was then normalized by mg C added per g dry soil so the per g units were cancelled out. </w:t>
      </w:r>
    </w:p>
  </w:comment>
  <w:comment w:initials="HKS" w:author="Hofmockel, Kirsten S" w:date="2026-05-18T13:04:00Z" w:id="155">
    <w:p w:rsidR="001E3BD5" w:rsidP="001E3BD5" w:rsidRDefault="001E3BD5" w14:paraId="5A29CE2D" w14:textId="77777777">
      <w:r>
        <w:rPr>
          <w:rStyle w:val="CommentReference"/>
        </w:rPr>
        <w:annotationRef/>
      </w:r>
      <w:r>
        <w:rPr>
          <w:sz w:val="20"/>
          <w:szCs w:val="20"/>
        </w:rPr>
        <w:t>could drop this  - especially if not sig.as justification for dropping</w:t>
      </w:r>
    </w:p>
  </w:comment>
  <w:comment w:initials="ZAE" w:author="Zimmerman, Amy E" w:date="2026-05-18T11:46:00Z" w:id="157">
    <w:p w:rsidR="00B03F84" w:rsidP="00B03F84" w:rsidRDefault="00B03F84" w14:paraId="24C65D1B" w14:textId="77777777">
      <w:r>
        <w:rPr>
          <w:rStyle w:val="CommentReference"/>
        </w:rPr>
        <w:annotationRef/>
      </w:r>
      <w:r>
        <w:rPr>
          <w:sz w:val="20"/>
          <w:szCs w:val="20"/>
        </w:rPr>
        <w:t>clarifying: does this test for significant association with time, then? (regardless of shape)</w:t>
      </w:r>
    </w:p>
  </w:comment>
  <w:comment w:initials="ZAE" w:author="Zimmerman, Amy E" w:date="2026-05-18T11:47:00Z" w:id="158">
    <w:p w:rsidR="008B6FF2" w:rsidP="008B6FF2" w:rsidRDefault="008B6FF2" w14:paraId="5C6773CE" w14:textId="77777777">
      <w:r>
        <w:rPr>
          <w:rStyle w:val="CommentReference"/>
        </w:rPr>
        <w:annotationRef/>
      </w:r>
      <w:r>
        <w:rPr>
          <w:sz w:val="20"/>
          <w:szCs w:val="20"/>
        </w:rPr>
        <w:t>complexity is an interesting aspect I hadn't considered... especially if it can be represented quantitatively across substrates and compared</w:t>
      </w:r>
    </w:p>
  </w:comment>
  <w:comment w:initials="ZAE" w:author="Zimmerman, Amy E" w:date="2026-05-18T11:48:00Z" w:id="161">
    <w:p w:rsidR="009574A7" w:rsidP="009574A7" w:rsidRDefault="009574A7" w14:paraId="7F5D84B9" w14:textId="77777777">
      <w:r>
        <w:rPr>
          <w:rStyle w:val="CommentReference"/>
        </w:rPr>
        <w:annotationRef/>
      </w:r>
      <w:r>
        <w:rPr>
          <w:sz w:val="20"/>
          <w:szCs w:val="20"/>
        </w:rPr>
        <w:t>+1 -- great to cluster based on modeled shape</w:t>
      </w:r>
    </w:p>
  </w:comment>
  <w:comment w:initials="ZAE" w:author="Zimmerman, Amy E" w:date="2026-06-09T20:21:00Z" w:id="162">
    <w:p w:rsidR="00B8634C" w:rsidP="00B8634C" w:rsidRDefault="00B8634C" w14:paraId="76BE21C6" w14:textId="77777777">
      <w:r>
        <w:rPr>
          <w:rStyle w:val="CommentReference"/>
        </w:rPr>
        <w:annotationRef/>
      </w:r>
      <w:r>
        <w:rPr>
          <w:sz w:val="20"/>
          <w:szCs w:val="20"/>
        </w:rPr>
        <w:t>we'll have to clarify that this was also reduced to only 7/13 months of the time series</w:t>
      </w:r>
    </w:p>
  </w:comment>
  <w:comment w:initials="ZAE" w:author="Zimmerman, Amy E" w:date="2026-06-09T20:22:00Z" w:id="163">
    <w:p w:rsidR="009236A4" w:rsidP="009236A4" w:rsidRDefault="009236A4" w14:paraId="32A6FA06" w14:textId="77777777">
      <w:r>
        <w:rPr>
          <w:rStyle w:val="CommentReference"/>
        </w:rPr>
        <w:annotationRef/>
      </w:r>
      <w:r>
        <w:rPr>
          <w:sz w:val="20"/>
          <w:szCs w:val="20"/>
        </w:rPr>
        <w:t>to identify joint low-dimensional representations of multi-modal biological data</w:t>
      </w:r>
    </w:p>
  </w:comment>
  <w:comment w:initials="ZAE" w:author="Zimmerman, Amy E" w:date="2026-06-09T20:23:00Z" w:id="164">
    <w:p w:rsidR="00814742" w:rsidP="00814742" w:rsidRDefault="00814742" w14:paraId="3EF5B18C" w14:textId="77777777">
      <w:r>
        <w:rPr>
          <w:rStyle w:val="CommentReference"/>
        </w:rPr>
        <w:annotationRef/>
      </w:r>
      <w:r>
        <w:rPr>
          <w:sz w:val="20"/>
          <w:szCs w:val="20"/>
        </w:rPr>
        <w:t>specifically models data that changes over time (or space)</w:t>
      </w:r>
    </w:p>
  </w:comment>
  <w:comment w:initials="ZAE" w:author="Zimmerman, Amy E" w:date="2026-06-10T07:28:00Z" w:id="165">
    <w:p w:rsidR="006F0AB8" w:rsidP="006F0AB8" w:rsidRDefault="006F0AB8" w14:paraId="7692AA6E" w14:textId="77777777">
      <w:r>
        <w:rPr>
          <w:rStyle w:val="CommentReference"/>
        </w:rPr>
        <w:annotationRef/>
      </w:r>
      <w:r>
        <w:rPr>
          <w:sz w:val="20"/>
          <w:szCs w:val="20"/>
        </w:rPr>
        <w:t>A clearer statement of purpose would be helpful here -- something like: "to uncover relationships/structure in measured phenotypes across experiment parameters" that you wrote for nmds, but more sophisticated, since the analysis is more sophisticated</w:t>
      </w:r>
    </w:p>
  </w:comment>
  <w:comment w:initials="ZAE" w:author="Zimmerman, Amy E" w:date="2026-06-09T20:29:00Z" w:id="167">
    <w:p w:rsidR="00A02F94" w:rsidP="00A02F94" w:rsidRDefault="00A02F94" w14:paraId="6193C382" w14:textId="77777777">
      <w:r>
        <w:rPr>
          <w:rStyle w:val="CommentReference"/>
        </w:rPr>
        <w:annotationRef/>
      </w:r>
      <w:r>
        <w:rPr>
          <w:sz w:val="20"/>
          <w:szCs w:val="20"/>
        </w:rPr>
        <w:t>What's a feature? like the specific substrate or enzyme or KO?</w:t>
      </w:r>
    </w:p>
  </w:comment>
  <w:comment w:initials="ZAE" w:author="Zimmerman, Amy E" w:date="2026-06-10T07:36:00Z" w:id="168">
    <w:p w:rsidR="00AF7E0B" w:rsidP="00AF7E0B" w:rsidRDefault="00AF7E0B" w14:paraId="1E4CCA1A" w14:textId="77777777">
      <w:r>
        <w:rPr>
          <w:rStyle w:val="CommentReference"/>
        </w:rPr>
        <w:annotationRef/>
      </w:r>
      <w:r>
        <w:rPr>
          <w:sz w:val="20"/>
          <w:szCs w:val="20"/>
        </w:rPr>
        <w:t>I see in the figure that 'features' appear to be specific enzymes or substrates (makes sense to me) but then is it contigs for metaT? Why not assigned KOs as the features?</w:t>
      </w:r>
    </w:p>
  </w:comment>
  <w:comment w:initials="ZAE" w:author="Zimmerman, Amy E" w:date="2026-06-10T07:41:00Z" w:id="169">
    <w:p w:rsidR="003F0307" w:rsidP="003F0307" w:rsidRDefault="003F0307" w14:paraId="6695A139" w14:textId="77777777">
      <w:r>
        <w:rPr>
          <w:rStyle w:val="CommentReference"/>
        </w:rPr>
        <w:annotationRef/>
      </w:r>
      <w:r>
        <w:rPr>
          <w:sz w:val="20"/>
          <w:szCs w:val="20"/>
        </w:rPr>
        <w:t>ok -- maybe this clarifies my above comment... the SM### identifiers in the figures below are maybe only the functional gene designation... but may be more helpful to readers/audience to refer to by annotation (KO) instead of this unique identifier</w:t>
      </w:r>
    </w:p>
  </w:comment>
  <w:comment w:initials="VG" w:author="Garayburu-Caruso, Vanessa A" w:date="2026-05-31T12:39:00Z" w:id="170">
    <w:p w:rsidR="00A94D12" w:rsidP="00A94D12" w:rsidRDefault="00A94D12" w14:paraId="5FB06E16" w14:textId="6060C860">
      <w:pPr>
        <w:pStyle w:val="CommentText"/>
      </w:pPr>
      <w:r>
        <w:rPr>
          <w:rStyle w:val="CommentReference"/>
        </w:rPr>
        <w:annotationRef/>
      </w:r>
      <w:r>
        <w:fldChar w:fldCharType="begin"/>
      </w:r>
      <w:r>
        <w:instrText>HYPERLINK "mailto:david.degnan@pnnl.gov"</w:instrText>
      </w:r>
      <w:bookmarkStart w:name="_@_552C9E932BB24B2EAD2A3B21A74C49A2Z" w:id="173"/>
      <w:r>
        <w:fldChar w:fldCharType="separate"/>
      </w:r>
      <w:bookmarkEnd w:id="173"/>
      <w:r w:rsidRPr="00A94D12">
        <w:rPr>
          <w:rStyle w:val="Mention"/>
          <w:noProof/>
        </w:rPr>
        <w:t>@Degnan, David J</w:t>
      </w:r>
      <w:r>
        <w:fldChar w:fldCharType="end"/>
      </w:r>
      <w:r>
        <w:t xml:space="preserve">  please double check to see if you agree with this method</w:t>
      </w:r>
    </w:p>
  </w:comment>
  <w:comment w:initials="DD" w:author="Degnan, David J" w:date="2026-06-01T07:54:00Z" w:id="171">
    <w:p w:rsidR="00516555" w:rsidRDefault="00516555" w14:paraId="07F2EB5F" w14:textId="2E911EEB">
      <w:pPr>
        <w:pStyle w:val="CommentText"/>
      </w:pPr>
      <w:r>
        <w:rPr>
          <w:rStyle w:val="CommentReference"/>
        </w:rPr>
        <w:annotationRef/>
      </w:r>
      <w:r w:rsidRPr="3E1B85D1">
        <w:t xml:space="preserve">1) MEFISTO isn't specific to time, so it's probably better to say, "enforces a Gaussian smooth along a continuous covariate, such as time".  2) I think the reconstructed value is a summation across each factor and feature; however, I'm not sure this is necessary to point out. Did you end up using the functional enrichment results? </w:t>
      </w:r>
    </w:p>
  </w:comment>
  <w:comment w:initials="VG" w:author="Garayburu-Caruso, Vanessa A" w:date="2026-06-01T12:04:00Z" w:id="172">
    <w:p w:rsidR="006F3FC2" w:rsidP="006F3FC2" w:rsidRDefault="006F3FC2" w14:paraId="0F17F2BE" w14:textId="77777777">
      <w:pPr>
        <w:pStyle w:val="CommentText"/>
      </w:pPr>
      <w:r>
        <w:rPr>
          <w:rStyle w:val="CommentReference"/>
        </w:rPr>
        <w:annotationRef/>
      </w:r>
      <w:r>
        <w:t>Yes I ended up using the functional enrichment but since they were only significant for Factor 4, I was using this trajectory reconstruction to look at Factor 1 more specifically since it was the one with highest explanatory power.  I used this form instead of just the scores because when you look at the negative weights for each variable we have exactly the same trajectory than our Cluster 2. Do you think you have time to read through this and look at my results to see what you think?</w:t>
      </w:r>
    </w:p>
  </w:comment>
  <w:comment w:initials="ZAE" w:author="Zimmerman, Amy E" w:date="2026-06-10T07:43:00Z" w:id="174">
    <w:p w:rsidR="004F7D21" w:rsidP="004F7D21" w:rsidRDefault="004F7D21" w14:paraId="0D1ECC61" w14:textId="77777777">
      <w:r>
        <w:rPr>
          <w:rStyle w:val="CommentReference"/>
        </w:rPr>
        <w:annotationRef/>
      </w:r>
      <w:r>
        <w:rPr>
          <w:sz w:val="20"/>
          <w:szCs w:val="20"/>
        </w:rPr>
        <w:t>note to self: these rank features are driving the factor under consideration in each omics layer</w:t>
      </w:r>
    </w:p>
  </w:comment>
  <w:comment w:initials="VG" w:author="Garayburu-Caruso, Vanessa A" w:date="2026-05-31T13:36:00Z" w:id="175">
    <w:p w:rsidR="000F658E" w:rsidP="000F658E" w:rsidRDefault="000F658E" w14:paraId="32BC0725" w14:textId="77777777">
      <w:pPr>
        <w:pStyle w:val="CommentText"/>
      </w:pPr>
      <w:r>
        <w:rPr>
          <w:rStyle w:val="CommentReference"/>
        </w:rPr>
        <w:annotationRef/>
      </w:r>
      <w:r>
        <w:t xml:space="preserve">Take home: general correlation analysis don’t show much correlation but when considering time and latent factors we do see some coordination </w:t>
      </w:r>
    </w:p>
  </w:comment>
  <w:comment w:initials="HKS" w:author="Hofmockel, Kirsten S" w:date="2026-06-16T12:05:00Z" w:id="177">
    <w:p w:rsidR="00FB6870" w:rsidP="00FB6870" w:rsidRDefault="00FB6870" w14:paraId="2D64C673" w14:textId="77777777">
      <w:r>
        <w:rPr>
          <w:rStyle w:val="CommentReference"/>
        </w:rPr>
        <w:annotationRef/>
      </w:r>
      <w:r>
        <w:rPr>
          <w:sz w:val="20"/>
          <w:szCs w:val="20"/>
        </w:rPr>
        <w:t>this is hard to read - the dashed lines?</w:t>
      </w:r>
    </w:p>
  </w:comment>
  <w:comment w:initials="HKS" w:author="Hofmockel, Kirsten S" w:date="2026-05-18T13:11:00Z" w:id="178">
    <w:p w:rsidR="00751133" w:rsidP="00751133" w:rsidRDefault="00751133" w14:paraId="3D631F38" w14:textId="77777777">
      <w:r>
        <w:rPr>
          <w:rStyle w:val="CommentReference"/>
        </w:rPr>
        <w:annotationRef/>
      </w:r>
      <w:r>
        <w:rPr>
          <w:sz w:val="20"/>
          <w:szCs w:val="20"/>
        </w:rPr>
        <w:t xml:space="preserve">given this only explains 2% of the variation in SIR data across diverse substrates, we could move B to supplemental </w:t>
      </w:r>
    </w:p>
  </w:comment>
  <w:comment w:initials="HKS" w:author="Hofmockel, Kirsten S" w:date="2026-05-18T13:12:00Z" w:id="179">
    <w:p w:rsidR="00B9008A" w:rsidP="00B9008A" w:rsidRDefault="00B9008A" w14:paraId="0CB8AF05" w14:textId="77777777">
      <w:r>
        <w:rPr>
          <w:rStyle w:val="CommentReference"/>
        </w:rPr>
        <w:annotationRef/>
      </w:r>
      <w:r>
        <w:rPr>
          <w:sz w:val="20"/>
          <w:szCs w:val="20"/>
        </w:rPr>
        <w:t>SIR?</w:t>
      </w:r>
    </w:p>
  </w:comment>
  <w:comment w:initials="s" w:author="Bell, Sheryl L" w:date="2026-05-18T11:48:00Z" w:id="180">
    <w:p w:rsidR="00923D67" w:rsidP="00923D67" w:rsidRDefault="00923D67" w14:paraId="1AA0E6E1" w14:textId="77777777">
      <w:r>
        <w:rPr>
          <w:rStyle w:val="CommentReference"/>
        </w:rPr>
        <w:annotationRef/>
      </w:r>
      <w:r>
        <w:rPr>
          <w:sz w:val="20"/>
          <w:szCs w:val="20"/>
        </w:rPr>
        <w:t>nice! supports some of our early (out-of-date) hypotheses</w:t>
      </w:r>
    </w:p>
  </w:comment>
  <w:comment w:initials="ZAE" w:author="Zimmerman, Amy E" w:date="2026-06-09T20:42:00Z" w:id="181">
    <w:p w:rsidR="00D9727A" w:rsidP="00D9727A" w:rsidRDefault="00D9727A" w14:paraId="3964B6E7" w14:textId="77777777">
      <w:r>
        <w:rPr>
          <w:rStyle w:val="CommentReference"/>
        </w:rPr>
        <w:annotationRef/>
      </w:r>
      <w:r>
        <w:rPr>
          <w:sz w:val="20"/>
          <w:szCs w:val="20"/>
        </w:rPr>
        <w:t>how are these ordered? Is it related to specific behavior at all?</w:t>
      </w:r>
    </w:p>
  </w:comment>
  <w:comment w:initials="ZAE" w:author="Zimmerman, Amy E" w:date="2026-06-10T07:45:00Z" w:id="182">
    <w:p w:rsidR="00C5291E" w:rsidP="00C5291E" w:rsidRDefault="00C5291E" w14:paraId="1EBCB65B" w14:textId="77777777">
      <w:r>
        <w:rPr>
          <w:rStyle w:val="CommentReference"/>
        </w:rPr>
        <w:annotationRef/>
      </w:r>
      <w:r>
        <w:rPr>
          <w:sz w:val="20"/>
          <w:szCs w:val="20"/>
        </w:rPr>
        <w:t>down the road, it would probably be helpful to add shading or something to the period of active irrigation (from Apr-Oct)</w:t>
      </w:r>
    </w:p>
  </w:comment>
  <w:comment w:initials="HKS" w:author="Hofmockel, Kirsten S" w:date="2026-05-18T13:19:00Z" w:id="183">
    <w:p w:rsidR="008B6FD2" w:rsidP="008B6FD2" w:rsidRDefault="006C0277" w14:paraId="20CD0A8F" w14:textId="77777777">
      <w:r>
        <w:rPr>
          <w:rStyle w:val="CommentReference"/>
        </w:rPr>
        <w:annotationRef/>
      </w:r>
      <w:r w:rsidR="008B6FD2">
        <w:rPr>
          <w:sz w:val="20"/>
          <w:szCs w:val="20"/>
        </w:rPr>
        <w:t>most are around 5.5 -  is 5.8 very different from 5.5?</w:t>
      </w:r>
    </w:p>
  </w:comment>
  <w:comment w:initials="HKS" w:author="Hofmockel, Kirsten S" w:date="2026-05-18T13:21:00Z" w:id="184">
    <w:p w:rsidR="00800CA2" w:rsidP="00800CA2" w:rsidRDefault="00800CA2" w14:paraId="2BA750C6" w14:textId="77777777">
      <w:r>
        <w:rPr>
          <w:rStyle w:val="CommentReference"/>
        </w:rPr>
        <w:annotationRef/>
      </w:r>
      <w:r>
        <w:rPr>
          <w:sz w:val="20"/>
          <w:szCs w:val="20"/>
        </w:rPr>
        <w:t>where are these values? seem mor informative than the EDF ? would be good to include. really interesting to think about what this means</w:t>
      </w:r>
    </w:p>
  </w:comment>
  <w:comment w:initials="GV" w:author="Garayburu-Caruso, Vanessa A" w:date="2026-05-18T14:21:00Z" w:id="185">
    <w:p w:rsidR="00E32FF3" w:rsidRDefault="00E32FF3" w14:paraId="6A26323B" w14:textId="13330A88">
      <w:pPr>
        <w:pStyle w:val="CommentText"/>
      </w:pPr>
      <w:r>
        <w:rPr>
          <w:rStyle w:val="CommentReference"/>
        </w:rPr>
        <w:annotationRef/>
      </w:r>
      <w:r w:rsidRPr="144F481E">
        <w:t>These are in Table S1</w:t>
      </w:r>
    </w:p>
  </w:comment>
  <w:comment w:initials="ZAE" w:author="Zimmerman, Amy E" w:date="2026-06-09T20:43:00Z" w:id="186">
    <w:p w:rsidR="00BD2704" w:rsidP="00BD2704" w:rsidRDefault="00BD2704" w14:paraId="02B7B572" w14:textId="77777777">
      <w:r>
        <w:rPr>
          <w:rStyle w:val="CommentReference"/>
        </w:rPr>
        <w:annotationRef/>
      </w:r>
      <w:r>
        <w:rPr>
          <w:sz w:val="20"/>
          <w:szCs w:val="20"/>
        </w:rPr>
        <w:t>Inference: something other than time is contributing to measured variation across samples... is that correct?</w:t>
      </w:r>
    </w:p>
  </w:comment>
  <w:comment w:initials="VG" w:author="Garayburu-Caruso, Vanessa A" w:date="2026-05-15T15:48:00Z" w:id="187">
    <w:p w:rsidR="001D3E9C" w:rsidP="001D3E9C" w:rsidRDefault="001D3E9C" w14:paraId="6DED2815" w14:textId="77777777">
      <w:pPr>
        <w:pStyle w:val="CommentText"/>
      </w:pPr>
      <w:r>
        <w:rPr>
          <w:rStyle w:val="CommentReference"/>
        </w:rPr>
        <w:annotationRef/>
      </w:r>
      <w:r>
        <w:t>I think this is interesting because it relates to something we have mentioned before that no matter what is happening in the field they will always uptake glucose</w:t>
      </w:r>
    </w:p>
  </w:comment>
  <w:comment w:initials="ZAE" w:author="Zimmerman, Amy E" w:date="2026-06-09T20:44:00Z" w:id="188">
    <w:p w:rsidR="00FB39AF" w:rsidP="00FB39AF" w:rsidRDefault="001C58AF" w14:paraId="31924188" w14:textId="77777777">
      <w:r>
        <w:rPr>
          <w:rStyle w:val="CommentReference"/>
        </w:rPr>
        <w:annotationRef/>
      </w:r>
      <w:r w:rsidR="00FB39AF">
        <w:rPr>
          <w:sz w:val="20"/>
          <w:szCs w:val="20"/>
        </w:rPr>
        <w:t>Is there an upper limit for EDF? what is the possible range?</w:t>
      </w:r>
    </w:p>
  </w:comment>
  <w:comment w:initials="HKS" w:author="Hofmockel, Kirsten S" w:date="2026-05-18T13:22:00Z" w:id="189">
    <w:p w:rsidR="008B6FD2" w:rsidP="008B6FD2" w:rsidRDefault="008B6FD2" w14:paraId="7E0CE877" w14:textId="77777777">
      <w:r>
        <w:rPr>
          <w:rStyle w:val="CommentReference"/>
        </w:rPr>
        <w:annotationRef/>
      </w:r>
      <w:r>
        <w:rPr>
          <w:sz w:val="20"/>
          <w:szCs w:val="20"/>
        </w:rPr>
        <w:t>good explaination</w:t>
      </w:r>
    </w:p>
  </w:comment>
  <w:comment w:initials="HKS" w:author="Hofmockel, Kirsten S" w:date="2026-05-18T13:35:00Z" w:id="190">
    <w:p w:rsidR="001F5E8B" w:rsidP="001F5E8B" w:rsidRDefault="001F5E8B" w14:paraId="78DE2975" w14:textId="77777777">
      <w:r>
        <w:rPr>
          <w:rStyle w:val="CommentReference"/>
        </w:rPr>
        <w:annotationRef/>
      </w:r>
      <w:r>
        <w:rPr>
          <w:sz w:val="20"/>
          <w:szCs w:val="20"/>
        </w:rPr>
        <w:t>this is great! it gives us strong statistical support for the story we've been suggesting based on visual inspection.</w:t>
      </w:r>
    </w:p>
  </w:comment>
  <w:comment w:initials="ZAE" w:author="Zimmerman, Amy E" w:date="2026-06-10T08:01:00Z" w:id="192">
    <w:p w:rsidR="00D51892" w:rsidP="00D51892" w:rsidRDefault="00D51892" w14:paraId="7D4A9058" w14:textId="77777777">
      <w:r>
        <w:rPr>
          <w:rStyle w:val="CommentReference"/>
        </w:rPr>
        <w:annotationRef/>
      </w:r>
      <w:r>
        <w:rPr>
          <w:sz w:val="20"/>
          <w:szCs w:val="20"/>
        </w:rPr>
        <w:t xml:space="preserve">**A potential discussion point -- I believe glucose-based substrate-induced respiration is the standard for measuring active biomass. Our results suggest that one might infer microbial activity is relatively stagnant throughout an annual cycle based on consumption of this one (labile) metabolite. But the story is very different if you consider metabolism of other potential soil metabolites. </w:t>
      </w:r>
    </w:p>
  </w:comment>
  <w:comment w:initials="ZAE" w:author="Zimmerman, Amy E" w:date="2026-06-09T20:45:00Z" w:id="193">
    <w:p w:rsidR="00D90967" w:rsidP="00D90967" w:rsidRDefault="00D90967" w14:paraId="5B738622" w14:textId="77777777">
      <w:r>
        <w:rPr>
          <w:rStyle w:val="CommentReference"/>
        </w:rPr>
        <w:annotationRef/>
      </w:r>
      <w:r>
        <w:rPr>
          <w:sz w:val="20"/>
          <w:szCs w:val="20"/>
        </w:rPr>
        <w:t>Interpretation: metabolism of some substrates is sensitive to irrigation treatment</w:t>
      </w:r>
    </w:p>
  </w:comment>
  <w:comment w:initials="ZAE" w:author="Zimmerman, Amy E" w:date="2026-06-10T08:03:00Z" w:id="194">
    <w:p w:rsidR="0031715F" w:rsidP="0031715F" w:rsidRDefault="0031715F" w14:paraId="74BDF70B" w14:textId="77777777">
      <w:r>
        <w:rPr>
          <w:rStyle w:val="CommentReference"/>
        </w:rPr>
        <w:annotationRef/>
      </w:r>
      <w:r>
        <w:rPr>
          <w:sz w:val="20"/>
          <w:szCs w:val="20"/>
        </w:rPr>
        <w:t>**this could be a potential discussion point</w:t>
      </w:r>
    </w:p>
  </w:comment>
  <w:comment w:initials="s" w:author="Bell, Sheryl L" w:date="2026-05-18T11:55:00Z" w:id="197">
    <w:p w:rsidR="002131AB" w:rsidP="002131AB" w:rsidRDefault="002131AB" w14:paraId="75DC48E2" w14:textId="77777777">
      <w:r>
        <w:rPr>
          <w:rStyle w:val="CommentReference"/>
        </w:rPr>
        <w:annotationRef/>
      </w:r>
      <w:r>
        <w:rPr>
          <w:sz w:val="20"/>
          <w:szCs w:val="20"/>
        </w:rPr>
        <w:t>Is there a consistent pattern (either 25% or 100% always higher) or is it a mix across the 8 substrates?</w:t>
      </w:r>
    </w:p>
  </w:comment>
  <w:comment w:initials="HKS" w:author="Hofmockel, Kirsten S" w:date="2026-05-18T13:37:00Z" w:id="198">
    <w:p w:rsidR="00A45AE7" w:rsidP="00A45AE7" w:rsidRDefault="00A45AE7" w14:paraId="1C3E3993" w14:textId="77777777">
      <w:r>
        <w:rPr>
          <w:rStyle w:val="CommentReference"/>
        </w:rPr>
        <w:annotationRef/>
      </w:r>
      <w:r>
        <w:rPr>
          <w:sz w:val="20"/>
          <w:szCs w:val="20"/>
        </w:rPr>
        <w:t>just amplifies what's happening in summer, but doesn't change the shape. curious to know up or down per question above.</w:t>
      </w:r>
    </w:p>
  </w:comment>
  <w:comment w:initials="ZAE" w:author="Zimmerman, Amy E" w:date="2026-06-09T20:46:00Z" w:id="199">
    <w:p w:rsidR="00BD1EC6" w:rsidP="00BD1EC6" w:rsidRDefault="00BD1EC6" w14:paraId="11255BD0" w14:textId="77777777">
      <w:r>
        <w:rPr>
          <w:rStyle w:val="CommentReference"/>
        </w:rPr>
        <w:annotationRef/>
      </w:r>
      <w:r>
        <w:rPr>
          <w:sz w:val="20"/>
          <w:szCs w:val="20"/>
        </w:rPr>
        <w:t>great to call out this distinction</w:t>
      </w:r>
    </w:p>
  </w:comment>
  <w:comment w:initials="ZAE" w:author="Zimmerman, Amy E" w:date="2026-05-18T11:55:00Z" w:id="200">
    <w:p w:rsidR="00D673E5" w:rsidP="00D673E5" w:rsidRDefault="00D673E5" w14:paraId="70CA25BC" w14:textId="77777777">
      <w:r>
        <w:rPr>
          <w:rStyle w:val="CommentReference"/>
        </w:rPr>
        <w:annotationRef/>
      </w:r>
      <w:r>
        <w:rPr>
          <w:sz w:val="20"/>
          <w:szCs w:val="20"/>
        </w:rPr>
        <w:t>I'd love to see the elbow plot as a supplemental figure, to better understand and be convinced that 2 clusters is sufficient to represent the data.</w:t>
      </w:r>
    </w:p>
  </w:comment>
  <w:comment w:initials="s" w:author="Bell, Sheryl L" w:date="2026-05-18T11:57:00Z" w:id="201">
    <w:p w:rsidR="00BA4A9D" w:rsidP="00BA4A9D" w:rsidRDefault="00BA4A9D" w14:paraId="4DA268CE" w14:textId="77777777">
      <w:r>
        <w:rPr>
          <w:rStyle w:val="CommentReference"/>
        </w:rPr>
        <w:annotationRef/>
      </w:r>
      <w:r>
        <w:rPr>
          <w:sz w:val="20"/>
          <w:szCs w:val="20"/>
        </w:rPr>
        <w:t>agree but I think she addresses in the next paragraph</w:t>
      </w:r>
    </w:p>
  </w:comment>
  <w:comment w:initials="VG" w:author="Garayburu-Caruso, Vanessa A" w:date="2026-05-31T11:57:00Z" w:id="202">
    <w:p w:rsidR="009F2160" w:rsidP="009F2160" w:rsidRDefault="009F2160" w14:paraId="001996B0" w14:textId="77777777">
      <w:pPr>
        <w:pStyle w:val="CommentText"/>
      </w:pPr>
      <w:r>
        <w:rPr>
          <w:rStyle w:val="CommentReference"/>
        </w:rPr>
        <w:annotationRef/>
      </w:r>
      <w:r>
        <w:t>I added the elbow plot below</w:t>
      </w:r>
    </w:p>
  </w:comment>
  <w:comment w:initials="HKS" w:author="Hofmockel, Kirsten S" w:date="2026-05-18T13:40:00Z" w:id="203">
    <w:p w:rsidR="0023379B" w:rsidP="0023379B" w:rsidRDefault="0023379B" w14:paraId="124AE022" w14:textId="7348BD25">
      <w:r>
        <w:rPr>
          <w:rStyle w:val="CommentReference"/>
        </w:rPr>
        <w:annotationRef/>
      </w:r>
      <w:r>
        <w:rPr>
          <w:sz w:val="20"/>
          <w:szCs w:val="20"/>
        </w:rPr>
        <w:t xml:space="preserve">so this is essentially 2 sampling dates?  is the Oct sampling pre harvest? </w:t>
      </w:r>
      <w:r>
        <w:fldChar w:fldCharType="begin"/>
      </w:r>
      <w:r>
        <w:instrText>HYPERLINK "mailto:sheryl.bell@pnnl.gov"</w:instrText>
      </w:r>
      <w:bookmarkStart w:name="_@_E1B526EA8318BF4B9BDC3069C3BF5C40Z" w:id="206"/>
      <w:r>
        <w:fldChar w:fldCharType="separate"/>
      </w:r>
      <w:bookmarkEnd w:id="206"/>
      <w:r w:rsidRPr="0023379B">
        <w:rPr>
          <w:rStyle w:val="Mention"/>
          <w:noProof/>
        </w:rPr>
        <w:t>@Bell, Sheryl L</w:t>
      </w:r>
      <w:r>
        <w:fldChar w:fldCharType="end"/>
      </w:r>
    </w:p>
  </w:comment>
  <w:comment w:initials="HKS" w:author="Hofmockel, Kirsten S" w:date="2026-05-18T13:40:00Z" w:id="204">
    <w:p w:rsidR="0023379B" w:rsidP="0023379B" w:rsidRDefault="0023379B" w14:paraId="06B3B5CB" w14:textId="7AE385AB">
      <w:r>
        <w:rPr>
          <w:rStyle w:val="CommentReference"/>
        </w:rPr>
        <w:annotationRef/>
      </w:r>
      <w:r>
        <w:rPr>
          <w:sz w:val="20"/>
          <w:szCs w:val="20"/>
        </w:rPr>
        <w:t>will need to explain the seasonality of this site (eg. plants aren't senescing in october)</w:t>
      </w:r>
    </w:p>
  </w:comment>
  <w:comment w:initials="s" w:author="Bell, Sheryl L" w:date="2026-05-18T13:54:00Z" w:id="205">
    <w:p w:rsidR="005B49A3" w:rsidP="005B49A3" w:rsidRDefault="005B49A3" w14:paraId="40740142" w14:textId="77777777">
      <w:r>
        <w:rPr>
          <w:rStyle w:val="CommentReference"/>
        </w:rPr>
        <w:annotationRef/>
      </w:r>
      <w:r>
        <w:rPr>
          <w:sz w:val="20"/>
          <w:szCs w:val="20"/>
        </w:rPr>
        <w:t>August would be the first sampling after july harvest, Oct sampling happened before the fall harvest</w:t>
      </w:r>
    </w:p>
  </w:comment>
  <w:comment w:initials="HKS" w:author="Hofmockel, Kirsten S" w:date="2026-05-18T13:42:00Z" w:id="207">
    <w:p w:rsidR="00965C7E" w:rsidP="00965C7E" w:rsidRDefault="00965C7E" w14:paraId="51CBB48E" w14:textId="77777777">
      <w:r>
        <w:rPr>
          <w:rStyle w:val="CommentReference"/>
        </w:rPr>
        <w:annotationRef/>
      </w:r>
      <w:r>
        <w:rPr>
          <w:sz w:val="20"/>
          <w:szCs w:val="20"/>
        </w:rPr>
        <w:t>i would guess these are driest and wettest periods</w:t>
      </w:r>
    </w:p>
  </w:comment>
  <w:comment w:initials="HKS" w:author="Hofmockel, Kirsten S" w:date="2026-05-18T13:44:00Z" w:id="208">
    <w:p w:rsidR="000C4181" w:rsidP="000C4181" w:rsidRDefault="000C4181" w14:paraId="0AD03B57" w14:textId="77777777">
      <w:r>
        <w:rPr>
          <w:rStyle w:val="CommentReference"/>
        </w:rPr>
        <w:annotationRef/>
      </w:r>
      <w:r>
        <w:rPr>
          <w:sz w:val="20"/>
          <w:szCs w:val="20"/>
        </w:rPr>
        <w:t>this is good. also confirming what we had been interpreting from Josues NMDS of SIR data</w:t>
      </w:r>
    </w:p>
    <w:p w:rsidR="000C4181" w:rsidP="000C4181" w:rsidRDefault="000C4181" w14:paraId="4709E502" w14:textId="77777777"/>
  </w:comment>
  <w:comment w:initials="ZAE" w:author="Zimmerman, Amy E" w:date="2026-06-10T07:49:00Z" w:id="210">
    <w:p w:rsidR="00E12598" w:rsidP="00E12598" w:rsidRDefault="00E12598" w14:paraId="109E4E34" w14:textId="77777777">
      <w:r>
        <w:rPr>
          <w:rStyle w:val="CommentReference"/>
        </w:rPr>
        <w:annotationRef/>
      </w:r>
      <w:r>
        <w:rPr>
          <w:sz w:val="20"/>
          <w:szCs w:val="20"/>
        </w:rPr>
        <w:t>We should perhaps call out that neither temporal category showed peaks IN THE GROWING SEASON (April-Oct)</w:t>
      </w:r>
    </w:p>
  </w:comment>
  <w:comment w:initials="ZAE" w:author="Zimmerman, Amy E" w:date="2026-06-10T07:55:00Z" w:id="215">
    <w:p w:rsidR="007A0D07" w:rsidP="007A0D07" w:rsidRDefault="007A0D07" w14:paraId="67935683" w14:textId="77777777">
      <w:r>
        <w:rPr>
          <w:rStyle w:val="CommentReference"/>
        </w:rPr>
        <w:annotationRef/>
      </w:r>
      <w:r>
        <w:rPr>
          <w:sz w:val="20"/>
          <w:szCs w:val="20"/>
        </w:rPr>
        <w:t>if we haven't included the table of substrates and their chemical classes, it should be in the supplement please</w:t>
      </w:r>
    </w:p>
  </w:comment>
  <w:comment w:initials="ZAE" w:author="Zimmerman, Amy E" w:date="2026-06-09T20:52:00Z" w:id="216">
    <w:p w:rsidR="00D20779" w:rsidP="00D20779" w:rsidRDefault="00D20779" w14:paraId="3FD4080B" w14:textId="77777777">
      <w:r>
        <w:rPr>
          <w:rStyle w:val="CommentReference"/>
        </w:rPr>
        <w:annotationRef/>
      </w:r>
      <w:r>
        <w:rPr>
          <w:sz w:val="20"/>
          <w:szCs w:val="20"/>
        </w:rPr>
        <w:t>great to bring it back to potential mechanism underlying hypotheses (dynamics related to compound complexity)</w:t>
      </w:r>
    </w:p>
  </w:comment>
  <w:comment w:initials="ZAE" w:author="Zimmerman, Amy E" w:date="2026-06-10T07:56:00Z" w:id="217">
    <w:p w:rsidR="00E97691" w:rsidP="00E97691" w:rsidRDefault="00E97691" w14:paraId="0CF76AAB" w14:textId="77777777">
      <w:r>
        <w:rPr>
          <w:rStyle w:val="CommentReference"/>
        </w:rPr>
        <w:annotationRef/>
      </w:r>
      <w:r>
        <w:rPr>
          <w:sz w:val="20"/>
          <w:szCs w:val="20"/>
        </w:rPr>
        <w:t>though we should consider wording -- "substrate chemistry" is vague (I assumed it meant something about complexity, but maybe you just meant something about class of molecules)</w:t>
      </w:r>
    </w:p>
  </w:comment>
  <w:comment w:initials="ZAE" w:author="Zimmerman, Amy E" w:date="2026-06-10T08:04:00Z" w:id="223">
    <w:p w:rsidR="0049506E" w:rsidP="0049506E" w:rsidRDefault="0049506E" w14:paraId="40FC0F6B" w14:textId="77777777">
      <w:r>
        <w:rPr>
          <w:rStyle w:val="CommentReference"/>
        </w:rPr>
        <w:annotationRef/>
      </w:r>
      <w:r>
        <w:rPr>
          <w:sz w:val="20"/>
          <w:szCs w:val="20"/>
        </w:rPr>
        <w:t>maybe save this for discussion, since we don't have direct evidence to back it up</w:t>
      </w:r>
    </w:p>
  </w:comment>
  <w:comment w:initials="ZAE" w:author="Zimmerman, Amy E" w:date="2026-06-10T08:24:00Z" w:id="258">
    <w:p w:rsidR="00D84774" w:rsidP="00D84774" w:rsidRDefault="00D84774" w14:paraId="0F88D2AC" w14:textId="77777777">
      <w:r>
        <w:rPr>
          <w:rStyle w:val="CommentReference"/>
        </w:rPr>
        <w:annotationRef/>
      </w:r>
      <w:r>
        <w:rPr>
          <w:sz w:val="20"/>
          <w:szCs w:val="20"/>
        </w:rPr>
        <w:t>enzyme-activity is also a measure of potential and done under standardized lab conditions -- so this should be lumped with the SIR measurements</w:t>
      </w:r>
    </w:p>
  </w:comment>
  <w:comment w:initials="ZAE" w:author="Zimmerman, Amy E" w:date="2026-06-10T08:34:00Z" w:id="279">
    <w:p w:rsidR="007613CF" w:rsidP="007613CF" w:rsidRDefault="007613CF" w14:paraId="650620AA" w14:textId="77777777">
      <w:r>
        <w:rPr>
          <w:rStyle w:val="CommentReference"/>
        </w:rPr>
        <w:annotationRef/>
      </w:r>
      <w:r>
        <w:rPr>
          <w:sz w:val="20"/>
          <w:szCs w:val="20"/>
        </w:rPr>
        <w:t>I propose moving language from "substrate-use" to "substrate-respiration" (to clarify from enzyme assays, which also use multiple substrates)</w:t>
      </w:r>
    </w:p>
  </w:comment>
  <w:comment w:initials="ZAE" w:author="Zimmerman, Amy E" w:date="2026-06-10T08:35:00Z" w:id="281">
    <w:p w:rsidR="00FF49B7" w:rsidP="00FF49B7" w:rsidRDefault="00FF49B7" w14:paraId="3F3F9E21" w14:textId="77777777">
      <w:r>
        <w:rPr>
          <w:rStyle w:val="CommentReference"/>
        </w:rPr>
        <w:annotationRef/>
      </w:r>
      <w:r>
        <w:rPr>
          <w:sz w:val="20"/>
          <w:szCs w:val="20"/>
        </w:rPr>
        <w:t>not sure how important the specific factor identifier is</w:t>
      </w:r>
    </w:p>
  </w:comment>
  <w:comment w:initials="ZAE" w:author="Zimmerman, Amy E" w:date="2026-06-10T08:43:00Z" w:id="292">
    <w:p w:rsidR="00006CEA" w:rsidP="00006CEA" w:rsidRDefault="00006CEA" w14:paraId="0187DD59" w14:textId="77777777">
      <w:r>
        <w:rPr>
          <w:rStyle w:val="CommentReference"/>
        </w:rPr>
        <w:annotationRef/>
      </w:r>
      <w:r>
        <w:rPr>
          <w:sz w:val="20"/>
          <w:szCs w:val="20"/>
        </w:rPr>
        <w:t>Why do we think this? as a team, I want to pull together a stronger rationale for this prediction.</w:t>
      </w:r>
    </w:p>
  </w:comment>
  <w:comment w:initials="ZAE" w:author="Zimmerman, Amy E" w:date="2026-06-10T08:47:00Z" w:id="298">
    <w:p w:rsidR="00E45425" w:rsidP="00E45425" w:rsidRDefault="00E45425" w14:paraId="0905AEFF" w14:textId="77777777">
      <w:r>
        <w:rPr>
          <w:rStyle w:val="CommentReference"/>
        </w:rPr>
        <w:annotationRef/>
      </w:r>
      <w:r>
        <w:rPr>
          <w:sz w:val="20"/>
          <w:szCs w:val="20"/>
        </w:rPr>
        <w:t>I would rather refer to this generically than using the specific jargony tool name -- let's see if we can come up with a short hand (spatio-temporal factor analysis??)</w:t>
      </w:r>
    </w:p>
  </w:comment>
  <w:comment w:initials="ZAE" w:author="Zimmerman, Amy E" w:date="2026-06-10T08:47:00Z" w:id="299">
    <w:p w:rsidR="00E45425" w:rsidP="00E45425" w:rsidRDefault="00E45425" w14:paraId="4555A1DF" w14:textId="60C85D9A">
      <w:r>
        <w:rPr>
          <w:rStyle w:val="CommentReference"/>
        </w:rPr>
        <w:annotationRef/>
      </w:r>
      <w:r>
        <w:rPr>
          <w:sz w:val="20"/>
          <w:szCs w:val="20"/>
        </w:rPr>
        <w:fldChar w:fldCharType="begin"/>
      </w:r>
      <w:r>
        <w:rPr>
          <w:sz w:val="20"/>
          <w:szCs w:val="20"/>
        </w:rPr>
        <w:instrText>HYPERLINK "mailto:david.degnan@pnnl.gov"</w:instrText>
      </w:r>
      <w:r>
        <w:rPr>
          <w:sz w:val="20"/>
          <w:szCs w:val="20"/>
        </w:rPr>
      </w:r>
      <w:bookmarkStart w:name="_@_FD2DF10F0ED1AA44984E5A3ADC64FBC2Z" w:id="301"/>
      <w:r>
        <w:rPr>
          <w:sz w:val="20"/>
          <w:szCs w:val="20"/>
        </w:rPr>
        <w:fldChar w:fldCharType="separate"/>
      </w:r>
      <w:bookmarkEnd w:id="301"/>
      <w:r w:rsidRPr="00E45425">
        <w:rPr>
          <w:rStyle w:val="Mention"/>
          <w:noProof/>
          <w:sz w:val="20"/>
          <w:szCs w:val="20"/>
        </w:rPr>
        <w:t>@Degnan, David J</w:t>
      </w:r>
      <w:r>
        <w:rPr>
          <w:sz w:val="20"/>
          <w:szCs w:val="20"/>
        </w:rPr>
        <w:fldChar w:fldCharType="end"/>
      </w:r>
      <w:r>
        <w:rPr>
          <w:sz w:val="20"/>
          <w:szCs w:val="20"/>
        </w:rPr>
        <w:t xml:space="preserve"> perhaps you can suggest something?</w:t>
      </w:r>
    </w:p>
  </w:comment>
  <w:comment w:initials="DD" w:author="Degnan, David J" w:date="2026-06-10T08:49:00Z" w:id="300">
    <w:p w:rsidR="00C3226F" w:rsidRDefault="00C3226F" w14:paraId="7BE276DE" w14:textId="70CF9404">
      <w:pPr>
        <w:pStyle w:val="CommentText"/>
      </w:pPr>
      <w:r>
        <w:rPr>
          <w:rStyle w:val="CommentReference"/>
        </w:rPr>
        <w:annotationRef/>
      </w:r>
      <w:r w:rsidRPr="146A17B6">
        <w:t>Temporally-Sensitive Multi-Omics Integration</w:t>
      </w:r>
    </w:p>
  </w:comment>
  <w:comment w:initials="HKS" w:author="Hofmockel, Kirsten S" w:date="2026-06-16T12:16:00Z" w:id="305">
    <w:p w:rsidR="006D2859" w:rsidP="006D2859" w:rsidRDefault="006D2859" w14:paraId="64769C0E" w14:textId="77777777">
      <w:r>
        <w:rPr>
          <w:rStyle w:val="CommentReference"/>
        </w:rPr>
        <w:annotationRef/>
      </w:r>
      <w:r>
        <w:rPr>
          <w:sz w:val="20"/>
          <w:szCs w:val="20"/>
        </w:rPr>
        <w:t>jargon. this may confuse readers. maybe organismal and community metrics of activity?</w:t>
      </w:r>
    </w:p>
  </w:comment>
  <w:comment w:initials="ZAE" w:author="Zimmerman, Amy E" w:date="2026-06-10T08:49:00Z" w:id="310">
    <w:p w:rsidR="00E06521" w:rsidP="00E06521" w:rsidRDefault="00E06521" w14:paraId="65A85DF5" w14:textId="77777777">
      <w:r>
        <w:rPr>
          <w:rStyle w:val="CommentReference"/>
        </w:rPr>
        <w:annotationRef/>
      </w:r>
      <w:r>
        <w:rPr>
          <w:sz w:val="20"/>
          <w:szCs w:val="20"/>
        </w:rPr>
        <w:t>also a bit technical... is it ok to say "data type" or "modality" as something that is accessible to broader audience?</w:t>
      </w:r>
    </w:p>
  </w:comment>
  <w:comment w:initials="DD" w:author="Degnan, David J" w:date="2026-06-10T08:50:00Z" w:id="311">
    <w:p w:rsidR="00F63337" w:rsidRDefault="008C5D51" w14:paraId="040C7C15" w14:textId="2851FF99">
      <w:pPr>
        <w:pStyle w:val="CommentText"/>
      </w:pPr>
      <w:r>
        <w:rPr>
          <w:rStyle w:val="CommentReference"/>
        </w:rPr>
        <w:annotationRef/>
      </w:r>
      <w:r w:rsidRPr="1A6E544A" w:rsidR="00F63337">
        <w:t>I agree. If you have a methods section called "data types" or whatever, and describe each one, then throughout the document you can say data type for sure</w:t>
      </w:r>
    </w:p>
  </w:comment>
  <w:comment w:initials="HKS" w:author="Hofmockel, Kirsten S" w:date="2026-06-16T12:20:00Z" w:id="313">
    <w:p w:rsidR="00400634" w:rsidP="00400634" w:rsidRDefault="00400634" w14:paraId="4D5E2460" w14:textId="77777777">
      <w:r>
        <w:rPr>
          <w:rStyle w:val="CommentReference"/>
        </w:rPr>
        <w:annotationRef/>
      </w:r>
      <w:r>
        <w:rPr>
          <w:sz w:val="20"/>
          <w:szCs w:val="20"/>
        </w:rPr>
        <w:t>were these evaluated independently or just as ratio?</w:t>
      </w:r>
    </w:p>
  </w:comment>
  <w:comment w:initials="ZAE" w:author="Zimmerman, Amy E" w:date="2026-06-10T08:52:00Z" w:id="315">
    <w:p w:rsidR="00F26DA7" w:rsidP="00F26DA7" w:rsidRDefault="00F26DA7" w14:paraId="013C800A" w14:textId="77777777">
      <w:r>
        <w:rPr>
          <w:rStyle w:val="CommentReference"/>
        </w:rPr>
        <w:annotationRef/>
      </w:r>
      <w:r>
        <w:rPr>
          <w:sz w:val="20"/>
          <w:szCs w:val="20"/>
        </w:rPr>
        <w:t>does it specifically matter that they were negatively weighted? or just that they have significant weight related to a factor?</w:t>
      </w:r>
    </w:p>
  </w:comment>
  <w:comment w:initials="ZAE" w:author="Zimmerman, Amy E" w:date="2026-06-10T08:53:00Z" w:id="316">
    <w:p w:rsidR="001C5F66" w:rsidP="001C5F66" w:rsidRDefault="001C5F66" w14:paraId="7CC5013C" w14:textId="77777777">
      <w:r>
        <w:rPr>
          <w:rStyle w:val="CommentReference"/>
        </w:rPr>
        <w:annotationRef/>
      </w:r>
      <w:r>
        <w:rPr>
          <w:sz w:val="20"/>
          <w:szCs w:val="20"/>
        </w:rPr>
        <w:t>am I interpreting correctly that the reconstruction is a composite temporal profile of the features associated with that factor?</w:t>
      </w:r>
    </w:p>
  </w:comment>
  <w:comment w:initials="ZAE" w:author="Zimmerman, Amy E" w:date="2026-06-10T08:57:00Z" w:id="318">
    <w:p w:rsidR="00920EC2" w:rsidP="00920EC2" w:rsidRDefault="00920EC2" w14:paraId="086CDA46" w14:textId="77777777">
      <w:r>
        <w:rPr>
          <w:rStyle w:val="CommentReference"/>
        </w:rPr>
        <w:annotationRef/>
      </w:r>
      <w:r>
        <w:rPr>
          <w:sz w:val="20"/>
          <w:szCs w:val="20"/>
        </w:rPr>
        <w:t>spelled out so well!</w:t>
      </w:r>
    </w:p>
  </w:comment>
  <w:comment w:initials="HKS" w:author="Hofmockel, Kirsten S" w:date="2026-06-16T12:19:00Z" w:id="319">
    <w:p w:rsidR="00840E3E" w:rsidP="00840E3E" w:rsidRDefault="00840E3E" w14:paraId="7CCDCB8F" w14:textId="77777777">
      <w:r>
        <w:rPr>
          <w:rStyle w:val="CommentReference"/>
        </w:rPr>
        <w:annotationRef/>
      </w:r>
      <w:r>
        <w:rPr>
          <w:sz w:val="20"/>
          <w:szCs w:val="20"/>
        </w:rPr>
        <w:t>need to find consistent and accessible wording -SIR EEA and metaT?</w:t>
      </w:r>
    </w:p>
  </w:comment>
  <w:comment w:initials="ZAE" w:author="Zimmerman, Amy E" w:date="2026-06-10T08:58:00Z" w:id="333">
    <w:p w:rsidR="00473F17" w:rsidP="00473F17" w:rsidRDefault="00473F17" w14:paraId="1EE1A979" w14:textId="77777777">
      <w:r>
        <w:rPr>
          <w:rStyle w:val="CommentReference"/>
        </w:rPr>
        <w:annotationRef/>
      </w:r>
      <w:r>
        <w:rPr>
          <w:sz w:val="20"/>
          <w:szCs w:val="20"/>
        </w:rPr>
        <w:t>will have to clarify what this means</w:t>
      </w:r>
    </w:p>
  </w:comment>
  <w:comment w:initials="ZAE" w:author="Zimmerman, Amy E" w:date="2026-06-10T09:01:00Z" w:id="332">
    <w:p w:rsidR="002B2048" w:rsidP="002B2048" w:rsidRDefault="005700F7" w14:paraId="3A6DFB2B" w14:textId="77777777">
      <w:r>
        <w:rPr>
          <w:rStyle w:val="CommentReference"/>
        </w:rPr>
        <w:annotationRef/>
      </w:r>
      <w:r w:rsidR="002B2048">
        <w:rPr>
          <w:sz w:val="20"/>
          <w:szCs w:val="20"/>
        </w:rPr>
        <w:t>**potential discussion point(s): highlighting that each of these data types measures a different degree of integration of underlying cellular processes -- (impact) more precise language about the scale of measurements used to approximate 'phenotype' will help develop cohesive framework of microbial phenotypes and generalizable connections to ecosystem functions across studies/literature</w:t>
      </w:r>
    </w:p>
  </w:comment>
  <w:comment w:initials="ZAE" w:author="Zimmerman, Amy E" w:date="2026-06-10T09:05:00Z" w:id="340">
    <w:p w:rsidR="00D57FFB" w:rsidP="00D57FFB" w:rsidRDefault="00D57FFB" w14:paraId="0632B6AE" w14:textId="77777777">
      <w:r>
        <w:rPr>
          <w:rStyle w:val="CommentReference"/>
        </w:rPr>
        <w:annotationRef/>
      </w:r>
      <w:r>
        <w:rPr>
          <w:sz w:val="20"/>
          <w:szCs w:val="20"/>
        </w:rPr>
        <w:t>**potential discussion point -- our study takes steps to identify not just "do these different data streams align" but when/where do the data streams align and when do they not -- that latter bit is important for understanding which features are generalizable across specific measurement types and when not.</w:t>
      </w:r>
    </w:p>
  </w:comment>
  <w:comment w:initials="ZAE" w:author="Zimmerman, Amy E" w:date="2026-06-10T09:05:00Z" w:id="341">
    <w:p w:rsidR="0021241E" w:rsidP="0021241E" w:rsidRDefault="0021241E" w14:paraId="6D8058F0" w14:textId="77777777">
      <w:r>
        <w:rPr>
          <w:rStyle w:val="CommentReference"/>
        </w:rPr>
        <w:annotationRef/>
      </w:r>
      <w:r>
        <w:rPr>
          <w:sz w:val="20"/>
          <w:szCs w:val="20"/>
        </w:rPr>
        <w:t>known to be a noisy measurement with LARGE error</w:t>
      </w:r>
    </w:p>
  </w:comment>
  <w:comment w:initials="HKS" w:author="Hofmockel, Kirsten S" w:date="2026-06-16T12:25:00Z" w:id="349">
    <w:p w:rsidR="00C25C49" w:rsidP="00C25C49" w:rsidRDefault="00C25C49" w14:paraId="5E9B127D" w14:textId="77777777">
      <w:r>
        <w:rPr>
          <w:rStyle w:val="CommentReference"/>
        </w:rPr>
        <w:annotationRef/>
      </w:r>
      <w:r>
        <w:rPr>
          <w:sz w:val="20"/>
          <w:szCs w:val="20"/>
        </w:rPr>
        <w:t>we can explain &lt;5% of the variance in the data?</w:t>
      </w:r>
    </w:p>
  </w:comment>
  <w:comment w:initials="ZAE" w:author="Zimmerman, Amy E" w:date="2026-06-10T09:07:00Z" w:id="356">
    <w:p w:rsidR="00481749" w:rsidP="00481749" w:rsidRDefault="00481749" w14:paraId="6CCF9520" w14:textId="77777777">
      <w:r>
        <w:rPr>
          <w:rStyle w:val="CommentReference"/>
        </w:rPr>
        <w:annotationRef/>
      </w:r>
      <w:r>
        <w:rPr>
          <w:sz w:val="20"/>
          <w:szCs w:val="20"/>
        </w:rPr>
        <w:t>I'd still like to understand these designations a bit better. Were negative associated features presented for factor 1 because all significant features were negative?</w:t>
      </w:r>
    </w:p>
  </w:comment>
  <w:comment w:initials="ZAE" w:author="Zimmerman, Amy E" w:date="2026-06-10T09:08:00Z" w:id="357">
    <w:p w:rsidR="00F362EF" w:rsidP="00F362EF" w:rsidRDefault="00F362EF" w14:paraId="4780224A" w14:textId="77777777">
      <w:r>
        <w:rPr>
          <w:rStyle w:val="CommentReference"/>
        </w:rPr>
        <w:annotationRef/>
      </w:r>
      <w:r>
        <w:rPr>
          <w:sz w:val="20"/>
          <w:szCs w:val="20"/>
        </w:rPr>
        <w:t>genes?</w:t>
      </w:r>
    </w:p>
  </w:comment>
  <w:comment w:initials="ZAE" w:author="Zimmerman, Amy E" w:date="2026-06-10T09:09:00Z" w:id="358">
    <w:p w:rsidR="00E54B87" w:rsidP="00E54B87" w:rsidRDefault="00E54B87" w14:paraId="1853DD5D" w14:textId="77777777">
      <w:r>
        <w:rPr>
          <w:rStyle w:val="CommentReference"/>
        </w:rPr>
        <w:annotationRef/>
      </w:r>
      <w:r>
        <w:rPr>
          <w:sz w:val="20"/>
          <w:szCs w:val="20"/>
        </w:rPr>
        <w:t>Enrichment analysis was done for this factor? Would be helpful to clarify that here. Something like "enrichment analysis to [do what]...."</w:t>
      </w:r>
    </w:p>
  </w:comment>
  <w:comment w:initials="ZAE" w:author="Zimmerman, Amy E" w:date="2026-06-10T09:11:00Z" w:id="359">
    <w:p w:rsidR="007D6677" w:rsidP="007D6677" w:rsidRDefault="007D6677" w14:paraId="63E0AE91" w14:textId="77777777">
      <w:r>
        <w:rPr>
          <w:rStyle w:val="CommentReference"/>
        </w:rPr>
        <w:annotationRef/>
      </w:r>
      <w:r>
        <w:rPr>
          <w:sz w:val="20"/>
          <w:szCs w:val="20"/>
        </w:rPr>
        <w:t>great point! **possible discussion point to make (at least a caveat to point out) -- different levels of richness for the different data types (thousands of genes vs a dozen substrates -- those are going to lead to vastly different sensitivity levels and results for the distinct data types)</w:t>
      </w:r>
    </w:p>
  </w:comment>
  <w:comment w:initials="HKS" w:author="Hofmockel, Kirsten S" w:date="2026-06-16T12:29:00Z" w:id="360">
    <w:p w:rsidR="00460BAA" w:rsidP="00460BAA" w:rsidRDefault="00460BAA" w14:paraId="4A03AEB6" w14:textId="77777777">
      <w:r>
        <w:rPr>
          <w:rStyle w:val="CommentReference"/>
        </w:rPr>
        <w:annotationRef/>
      </w:r>
      <w:r>
        <w:rPr>
          <w:sz w:val="20"/>
          <w:szCs w:val="20"/>
        </w:rPr>
        <w:t>we're saying aa/central metabolism not reflected in community measurements?</w:t>
      </w:r>
    </w:p>
  </w:comment>
  <w:comment w:initials="ZAE" w:author="Zimmerman, Amy E" w:date="2026-06-10T09:11:00Z" w:id="361">
    <w:p w:rsidR="00BC3BB1" w:rsidP="00BC3BB1" w:rsidRDefault="00BC3BB1" w14:paraId="7426D444" w14:textId="77777777">
      <w:r>
        <w:rPr>
          <w:rStyle w:val="CommentReference"/>
        </w:rPr>
        <w:annotationRef/>
      </w:r>
      <w:r>
        <w:rPr>
          <w:sz w:val="20"/>
          <w:szCs w:val="20"/>
        </w:rPr>
        <w:t>we'll have to think of another way to refer to this :)</w:t>
      </w:r>
    </w:p>
  </w:comment>
  <w:comment w:initials="HKS" w:author="Hofmockel, Kirsten S" w:date="2026-06-16T12:33:00Z" w:id="362">
    <w:p w:rsidR="003D5A3D" w:rsidP="003D5A3D" w:rsidRDefault="003D5A3D" w14:paraId="67F40783" w14:textId="77777777">
      <w:r>
        <w:rPr>
          <w:rStyle w:val="CommentReference"/>
        </w:rPr>
        <w:annotationRef/>
      </w:r>
      <w:r>
        <w:rPr>
          <w:sz w:val="20"/>
          <w:szCs w:val="20"/>
        </w:rPr>
        <w:t>curious about word choice - pulse v peak? or other term?</w:t>
      </w:r>
    </w:p>
  </w:comment>
  <w:comment w:initials="ZAE" w:author="Zimmerman, Amy E" w:date="2026-06-10T09:12:00Z" w:id="363">
    <w:p w:rsidR="00BC3BB1" w:rsidP="00BC3BB1" w:rsidRDefault="00BC3BB1" w14:paraId="594DA470" w14:textId="77777777">
      <w:r>
        <w:rPr>
          <w:rStyle w:val="CommentReference"/>
        </w:rPr>
        <w:annotationRef/>
      </w:r>
      <w:r>
        <w:rPr>
          <w:sz w:val="20"/>
          <w:szCs w:val="20"/>
        </w:rPr>
        <w:t>but it WAS recovered and that is COOL</w:t>
      </w:r>
    </w:p>
  </w:comment>
  <w:comment w:initials="ZAE" w:author="Zimmerman, Amy E" w:date="2026-06-10T09:14:00Z" w:id="366">
    <w:p w:rsidR="00161561" w:rsidP="00161561" w:rsidRDefault="00161561" w14:paraId="55066BDC" w14:textId="77777777">
      <w:r>
        <w:rPr>
          <w:rStyle w:val="CommentReference"/>
        </w:rPr>
        <w:annotationRef/>
      </w:r>
      <w:r>
        <w:rPr>
          <w:sz w:val="20"/>
          <w:szCs w:val="20"/>
        </w:rPr>
        <w:t>I think some of these results that I'm pasting in go a long way to supporting the story/power of MEFISTO analysis and should be included please</w:t>
      </w:r>
    </w:p>
  </w:comment>
  <w:comment w:initials="ZAE" w:author="Zimmerman, Amy E" w:date="2026-06-10T09:19:00Z" w:id="381">
    <w:p w:rsidR="0013469A" w:rsidP="0013469A" w:rsidRDefault="0013469A" w14:paraId="78532F82" w14:textId="77777777">
      <w:r>
        <w:rPr>
          <w:rStyle w:val="CommentReference"/>
        </w:rPr>
        <w:annotationRef/>
      </w:r>
      <w:r>
        <w:rPr>
          <w:sz w:val="20"/>
          <w:szCs w:val="20"/>
        </w:rPr>
        <w:t>potential discussion point -- analysis approach matters when trying to discern generalizable patterns across phenotypic scales</w:t>
      </w:r>
    </w:p>
  </w:comment>
  <w:comment w:initials="ZAE" w:author="Zimmerman, Amy E" w:date="2026-06-10T09:25:00Z" w:id="407">
    <w:p w:rsidR="006C6C11" w:rsidP="006C6C11" w:rsidRDefault="006C6C11" w14:paraId="3C5D15CD" w14:textId="77777777">
      <w:r>
        <w:rPr>
          <w:rStyle w:val="CommentReference"/>
        </w:rPr>
        <w:annotationRef/>
      </w:r>
      <w:r>
        <w:rPr>
          <w:sz w:val="20"/>
          <w:szCs w:val="20"/>
        </w:rPr>
        <w:t>**potential discussion point: the importance of documenting metabolite dynamics in soil (seems like little is known about in situ metabolite profiles or changes through time of things like plant exudates... without that information, its going to be really hard to develop a predictive understanding of microbial phenotypic responses)</w:t>
      </w:r>
    </w:p>
  </w:comment>
  <w:comment w:initials="ZAE" w:author="Zimmerman, Amy E" w:date="2026-06-10T09:29:00Z" w:id="414">
    <w:p w:rsidR="009E3AF8" w:rsidP="009E3AF8" w:rsidRDefault="009E3AF8" w14:paraId="2DFEEDCF" w14:textId="77777777">
      <w:r>
        <w:rPr>
          <w:rStyle w:val="CommentReference"/>
        </w:rPr>
        <w:annotationRef/>
      </w:r>
      <w:r>
        <w:rPr>
          <w:sz w:val="20"/>
          <w:szCs w:val="20"/>
        </w:rPr>
        <w:t>I like this point! Depends on specific scientific question/investigation, but when your intent is to understand something about microbial impacts on broader scales (like ecosystem processes), assays that capture whole community-scale measures of phenotypes (functions) can be informative and provide information that is at times only loosely tied to molecular gene expression (though that latter method has become favorable with better sequencing/analysis technologies.... but it is still SO MANY steps removed from true function)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63A575" w15:done="1"/>
  <w15:commentEx w15:paraId="07ADE3BF" w15:paraIdParent="3563A575" w15:done="1"/>
  <w15:commentEx w15:paraId="265E6A2E" w15:done="0"/>
  <w15:commentEx w15:paraId="5640BBD2" w15:done="0"/>
  <w15:commentEx w15:paraId="33B64C10" w15:done="0"/>
  <w15:commentEx w15:paraId="038087EC" w15:done="0"/>
  <w15:commentEx w15:paraId="439FB2DD" w15:done="0"/>
  <w15:commentEx w15:paraId="7E3370CC" w15:done="0"/>
  <w15:commentEx w15:paraId="5F17E700" w15:done="0"/>
  <w15:commentEx w15:paraId="70A5B44B" w15:done="0"/>
  <w15:commentEx w15:paraId="54CD1C7A" w15:paraIdParent="70A5B44B" w15:done="0"/>
  <w15:commentEx w15:paraId="31E038A6" w15:done="0"/>
  <w15:commentEx w15:paraId="530D82EE" w15:done="0"/>
  <w15:commentEx w15:paraId="6D45C45E" w15:paraIdParent="530D82EE" w15:done="0"/>
  <w15:commentEx w15:paraId="4D13917B" w15:paraIdParent="530D82EE" w15:done="0"/>
  <w15:commentEx w15:paraId="5B52958D" w15:done="0"/>
  <w15:commentEx w15:paraId="1D22B7DC" w15:done="0"/>
  <w15:commentEx w15:paraId="180B1902" w15:done="0"/>
  <w15:commentEx w15:paraId="00B2E470" w15:paraIdParent="180B1902" w15:done="0"/>
  <w15:commentEx w15:paraId="3B6D2F04" w15:done="0"/>
  <w15:commentEx w15:paraId="4819B024" w15:paraIdParent="3B6D2F04" w15:done="0"/>
  <w15:commentEx w15:paraId="2EF7F04C" w15:done="0"/>
  <w15:commentEx w15:paraId="292C83CF" w15:paraIdParent="2EF7F04C" w15:done="0"/>
  <w15:commentEx w15:paraId="71E609C1" w15:paraIdParent="2EF7F04C" w15:done="0"/>
  <w15:commentEx w15:paraId="298644B8" w15:done="0"/>
  <w15:commentEx w15:paraId="3679636E" w15:done="0"/>
  <w15:commentEx w15:paraId="42D1AB83" w15:done="0"/>
  <w15:commentEx w15:paraId="29C6C7DC" w15:done="0"/>
  <w15:commentEx w15:paraId="7DDAD1FB" w15:done="0"/>
  <w15:commentEx w15:paraId="0E5B479A" w15:done="0"/>
  <w15:commentEx w15:paraId="791C2D7C" w15:paraIdParent="0E5B479A" w15:done="0"/>
  <w15:commentEx w15:paraId="5A29CE2D" w15:done="0"/>
  <w15:commentEx w15:paraId="24C65D1B" w15:done="0"/>
  <w15:commentEx w15:paraId="5C6773CE" w15:done="0"/>
  <w15:commentEx w15:paraId="7F5D84B9" w15:done="0"/>
  <w15:commentEx w15:paraId="76BE21C6" w15:done="0"/>
  <w15:commentEx w15:paraId="32A6FA06" w15:done="0"/>
  <w15:commentEx w15:paraId="3EF5B18C" w15:done="0"/>
  <w15:commentEx w15:paraId="7692AA6E" w15:done="0"/>
  <w15:commentEx w15:paraId="6193C382" w15:done="0"/>
  <w15:commentEx w15:paraId="1E4CCA1A" w15:paraIdParent="6193C382" w15:done="0"/>
  <w15:commentEx w15:paraId="6695A139" w15:done="0"/>
  <w15:commentEx w15:paraId="5FB06E16" w15:done="0"/>
  <w15:commentEx w15:paraId="07F2EB5F" w15:paraIdParent="5FB06E16" w15:done="0"/>
  <w15:commentEx w15:paraId="0F17F2BE" w15:paraIdParent="5FB06E16" w15:done="0"/>
  <w15:commentEx w15:paraId="0D1ECC61" w15:done="0"/>
  <w15:commentEx w15:paraId="32BC0725" w15:done="0"/>
  <w15:commentEx w15:paraId="2D64C673" w15:done="0"/>
  <w15:commentEx w15:paraId="3D631F38" w15:done="0"/>
  <w15:commentEx w15:paraId="0CB8AF05" w15:done="0"/>
  <w15:commentEx w15:paraId="1AA0E6E1" w15:done="0"/>
  <w15:commentEx w15:paraId="3964B6E7" w15:done="0"/>
  <w15:commentEx w15:paraId="1EBCB65B" w15:done="0"/>
  <w15:commentEx w15:paraId="20CD0A8F" w15:done="0"/>
  <w15:commentEx w15:paraId="2BA750C6" w15:done="0"/>
  <w15:commentEx w15:paraId="6A26323B" w15:paraIdParent="2BA750C6" w15:done="0"/>
  <w15:commentEx w15:paraId="02B7B572" w15:done="0"/>
  <w15:commentEx w15:paraId="6DED2815" w15:done="0"/>
  <w15:commentEx w15:paraId="31924188" w15:paraIdParent="6DED2815" w15:done="0"/>
  <w15:commentEx w15:paraId="7E0CE877" w15:done="0"/>
  <w15:commentEx w15:paraId="78DE2975" w15:done="0"/>
  <w15:commentEx w15:paraId="7D4A9058" w15:done="0"/>
  <w15:commentEx w15:paraId="5B738622" w15:done="0"/>
  <w15:commentEx w15:paraId="74BDF70B" w15:paraIdParent="5B738622" w15:done="0"/>
  <w15:commentEx w15:paraId="75DC48E2" w15:done="0"/>
  <w15:commentEx w15:paraId="1C3E3993" w15:paraIdParent="75DC48E2" w15:done="0"/>
  <w15:commentEx w15:paraId="11255BD0" w15:done="0"/>
  <w15:commentEx w15:paraId="70CA25BC" w15:done="0"/>
  <w15:commentEx w15:paraId="4DA268CE" w15:paraIdParent="70CA25BC" w15:done="0"/>
  <w15:commentEx w15:paraId="001996B0" w15:paraIdParent="70CA25BC" w15:done="0"/>
  <w15:commentEx w15:paraId="124AE022" w15:done="0"/>
  <w15:commentEx w15:paraId="06B3B5CB" w15:paraIdParent="124AE022" w15:done="0"/>
  <w15:commentEx w15:paraId="40740142" w15:paraIdParent="124AE022" w15:done="0"/>
  <w15:commentEx w15:paraId="51CBB48E" w15:done="0"/>
  <w15:commentEx w15:paraId="4709E502" w15:done="0"/>
  <w15:commentEx w15:paraId="109E4E34" w15:done="0"/>
  <w15:commentEx w15:paraId="67935683" w15:done="0"/>
  <w15:commentEx w15:paraId="3FD4080B" w15:done="0"/>
  <w15:commentEx w15:paraId="0CF76AAB" w15:paraIdParent="3FD4080B" w15:done="0"/>
  <w15:commentEx w15:paraId="40FC0F6B" w15:done="0"/>
  <w15:commentEx w15:paraId="0F88D2AC" w15:done="0"/>
  <w15:commentEx w15:paraId="650620AA" w15:done="0"/>
  <w15:commentEx w15:paraId="3F3F9E21" w15:done="0"/>
  <w15:commentEx w15:paraId="0187DD59" w15:done="0"/>
  <w15:commentEx w15:paraId="0905AEFF" w15:done="0"/>
  <w15:commentEx w15:paraId="4555A1DF" w15:paraIdParent="0905AEFF" w15:done="0"/>
  <w15:commentEx w15:paraId="7BE276DE" w15:paraIdParent="0905AEFF" w15:done="0"/>
  <w15:commentEx w15:paraId="64769C0E" w15:done="0"/>
  <w15:commentEx w15:paraId="65A85DF5" w15:done="0"/>
  <w15:commentEx w15:paraId="040C7C15" w15:paraIdParent="65A85DF5" w15:done="0"/>
  <w15:commentEx w15:paraId="4D5E2460" w15:done="0"/>
  <w15:commentEx w15:paraId="013C800A" w15:done="0"/>
  <w15:commentEx w15:paraId="7CC5013C" w15:done="0"/>
  <w15:commentEx w15:paraId="086CDA46" w15:done="0"/>
  <w15:commentEx w15:paraId="7CCDCB8F" w15:done="0"/>
  <w15:commentEx w15:paraId="1EE1A979" w15:done="0"/>
  <w15:commentEx w15:paraId="3A6DFB2B" w15:done="0"/>
  <w15:commentEx w15:paraId="0632B6AE" w15:done="0"/>
  <w15:commentEx w15:paraId="6D8058F0" w15:done="0"/>
  <w15:commentEx w15:paraId="5E9B127D" w15:done="0"/>
  <w15:commentEx w15:paraId="6CCF9520" w15:done="0"/>
  <w15:commentEx w15:paraId="4780224A" w15:done="0"/>
  <w15:commentEx w15:paraId="1853DD5D" w15:done="0"/>
  <w15:commentEx w15:paraId="63E0AE91" w15:done="0"/>
  <w15:commentEx w15:paraId="4A03AEB6" w15:paraIdParent="63E0AE91" w15:done="0"/>
  <w15:commentEx w15:paraId="7426D444" w15:done="0"/>
  <w15:commentEx w15:paraId="67F40783" w15:done="0"/>
  <w15:commentEx w15:paraId="594DA470" w15:done="0"/>
  <w15:commentEx w15:paraId="55066BDC" w15:done="0"/>
  <w15:commentEx w15:paraId="78532F82" w15:done="0"/>
  <w15:commentEx w15:paraId="3C5D15CD" w15:done="0"/>
  <w15:commentEx w15:paraId="2DFEED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5EFF70" w16cex:dateUtc="2025-12-19T21:14:00Z"/>
  <w16cex:commentExtensible w16cex:durableId="1081DFD6" w16cex:dateUtc="2025-12-19T21:15:00Z"/>
  <w16cex:commentExtensible w16cex:durableId="39509988" w16cex:dateUtc="2026-06-10T02:09:00Z"/>
  <w16cex:commentExtensible w16cex:durableId="0E1877BC" w16cex:dateUtc="2026-05-18T18:46:00Z"/>
  <w16cex:commentExtensible w16cex:durableId="0E0174E1" w16cex:dateUtc="2026-06-10T02:15:00Z"/>
  <w16cex:commentExtensible w16cex:durableId="0539E1FC" w16cex:dateUtc="2026-05-18T18:50:00Z"/>
  <w16cex:commentExtensible w16cex:durableId="7FDFC493" w16cex:dateUtc="2026-05-18T18:51:00Z"/>
  <w16cex:commentExtensible w16cex:durableId="7D4CB8AE" w16cex:dateUtc="2026-05-18T18:52:00Z"/>
  <w16cex:commentExtensible w16cex:durableId="4BA7FE3D" w16cex:dateUtc="2026-05-18T18:58:00Z"/>
  <w16cex:commentExtensible w16cex:durableId="61F8DB4C" w16cex:dateUtc="2026-05-18T19:03:00Z"/>
  <w16cex:commentExtensible w16cex:durableId="0F381BDF" w16cex:dateUtc="2026-06-10T02:45:00Z"/>
  <w16cex:commentExtensible w16cex:durableId="6791AAD3" w16cex:dateUtc="2026-05-18T19:04:00Z"/>
  <w16cex:commentExtensible w16cex:durableId="16870258" w16cex:dateUtc="2026-05-18T19:05:00Z"/>
  <w16cex:commentExtensible w16cex:durableId="45B2D95C" w16cex:dateUtc="2026-05-31T17:47:00Z"/>
  <w16cex:commentExtensible w16cex:durableId="074F9DFD" w16cex:dateUtc="2026-06-10T02:47:00Z"/>
  <w16cex:commentExtensible w16cex:durableId="52B3E457" w16cex:dateUtc="2026-05-18T19:08:00Z"/>
  <w16cex:commentExtensible w16cex:durableId="7BE080F6" w16cex:dateUtc="2026-05-18T19:09:00Z"/>
  <w16cex:commentExtensible w16cex:durableId="0A1C7A2C" w16cex:dateUtc="2026-05-18T19:14:00Z"/>
  <w16cex:commentExtensible w16cex:durableId="23170ED3" w16cex:dateUtc="2026-05-31T17:48:00Z"/>
  <w16cex:commentExtensible w16cex:durableId="458A00FE" w16cex:dateUtc="2026-05-18T18:40:00Z"/>
  <w16cex:commentExtensible w16cex:durableId="25AB3223" w16cex:dateUtc="2026-05-18T18:41:00Z"/>
  <w16cex:commentExtensible w16cex:durableId="34E80F7F" w16cex:dateUtc="2026-05-18T19:15:00Z"/>
  <w16cex:commentExtensible w16cex:durableId="67E5AB61" w16cex:dateUtc="2026-05-18T19:15:00Z"/>
  <w16cex:commentExtensible w16cex:durableId="03F17838" w16cex:dateUtc="2026-05-18T20:48:00Z"/>
  <w16cex:commentExtensible w16cex:durableId="1BE2AFB6" w16cex:dateUtc="2026-05-18T19:17:00Z"/>
  <w16cex:commentExtensible w16cex:durableId="0DFBC569" w16cex:dateUtc="2026-06-10T02:59:00Z"/>
  <w16cex:commentExtensible w16cex:durableId="34602AEC" w16cex:dateUtc="2026-05-18T19:18:00Z">
    <w16cex:extLst>
      <w16:ext w16:uri="{CE6994B0-6A32-4C9F-8C6B-6E91EDA988CE}">
        <cr:reactions xmlns:cr="http://schemas.microsoft.com/office/comments/2020/reactions">
          <cr:reaction reactionType="1">
            <cr:reactionInfo dateUtc="2026-06-10T02:56:45Z">
              <cr:user userId="S::amy.zimmerman@pnnl.gov::09f8a879-2175-4ca3-a0ed-254668db9954" userProvider="AD" userName="Zimmerman, Amy E"/>
            </cr:reactionInfo>
          </cr:reaction>
        </cr:reactions>
      </w16:ext>
    </w16cex:extLst>
  </w16cex:commentExtensible>
  <w16cex:commentExtensible w16cex:durableId="7EDAC5C1" w16cex:dateUtc="2026-06-10T03:00:00Z"/>
  <w16cex:commentExtensible w16cex:durableId="12B6B908" w16cex:dateUtc="2026-06-10T03:07:00Z"/>
  <w16cex:commentExtensible w16cex:durableId="456A561C" w16cex:dateUtc="2026-05-18T20:02:00Z"/>
  <w16cex:commentExtensible w16cex:durableId="6254EE67" w16cex:dateUtc="2026-05-18T20:20:00Z"/>
  <w16cex:commentExtensible w16cex:durableId="1ED20508" w16cex:dateUtc="2026-05-18T20:04:00Z"/>
  <w16cex:commentExtensible w16cex:durableId="680C8EE6" w16cex:dateUtc="2026-05-18T18:46:00Z"/>
  <w16cex:commentExtensible w16cex:durableId="7BE8786D" w16cex:dateUtc="2026-05-18T18:47:00Z"/>
  <w16cex:commentExtensible w16cex:durableId="7A669145" w16cex:dateUtc="2026-05-18T18:48:00Z"/>
  <w16cex:commentExtensible w16cex:durableId="34E69775" w16cex:dateUtc="2026-06-10T03:21:00Z"/>
  <w16cex:commentExtensible w16cex:durableId="3E8F63CB" w16cex:dateUtc="2026-06-10T03:22:00Z"/>
  <w16cex:commentExtensible w16cex:durableId="6386FC0D" w16cex:dateUtc="2026-06-10T03:23:00Z"/>
  <w16cex:commentExtensible w16cex:durableId="0FE66826" w16cex:dateUtc="2026-06-10T14:28:00Z"/>
  <w16cex:commentExtensible w16cex:durableId="09DC870A" w16cex:dateUtc="2026-06-10T03:29:00Z"/>
  <w16cex:commentExtensible w16cex:durableId="68D9A87A" w16cex:dateUtc="2026-06-10T14:36:00Z"/>
  <w16cex:commentExtensible w16cex:durableId="54285C66" w16cex:dateUtc="2026-06-10T14:41:00Z"/>
  <w16cex:commentExtensible w16cex:durableId="1C4F7E51" w16cex:dateUtc="2026-05-31T19:39:00Z"/>
  <w16cex:commentExtensible w16cex:durableId="3D08CE49" w16cex:dateUtc="2026-06-01T14:54:00Z"/>
  <w16cex:commentExtensible w16cex:durableId="71742DFE" w16cex:dateUtc="2026-06-01T19:04:00Z"/>
  <w16cex:commentExtensible w16cex:durableId="110DA480" w16cex:dateUtc="2026-06-10T14:43:00Z"/>
  <w16cex:commentExtensible w16cex:durableId="4A4A34FD" w16cex:dateUtc="2026-05-31T20:36:00Z"/>
  <w16cex:commentExtensible w16cex:durableId="1CAA4D71" w16cex:dateUtc="2026-06-16T19:05:00Z"/>
  <w16cex:commentExtensible w16cex:durableId="4982F4C4" w16cex:dateUtc="2026-05-18T20:11:00Z">
    <w16cex:extLst>
      <w16:ext w16:uri="{CE6994B0-6A32-4C9F-8C6B-6E91EDA988CE}">
        <cr:reactions xmlns:cr="http://schemas.microsoft.com/office/comments/2020/reactions">
          <cr:reaction reactionType="1">
            <cr:reactionInfo dateUtc="2026-06-10T03:39:31Z">
              <cr:user userId="S::amy.zimmerman@pnnl.gov::09f8a879-2175-4ca3-a0ed-254668db9954" userProvider="AD" userName="Zimmerman, Amy E"/>
            </cr:reactionInfo>
          </cr:reaction>
        </cr:reactions>
      </w16:ext>
    </w16cex:extLst>
  </w16cex:commentExtensible>
  <w16cex:commentExtensible w16cex:durableId="01018D6C" w16cex:dateUtc="2026-05-18T20:12:00Z"/>
  <w16cex:commentExtensible w16cex:durableId="70EAF1DF" w16cex:dateUtc="2026-05-18T18:48:00Z">
    <w16cex:extLst>
      <w16:ext w16:uri="{CE6994B0-6A32-4C9F-8C6B-6E91EDA988CE}">
        <cr:reactions xmlns:cr="http://schemas.microsoft.com/office/comments/2020/reactions">
          <cr:reaction reactionType="1">
            <cr:reactionInfo dateUtc="2026-05-18T20:12:58Z">
              <cr:user userId="S::kirsten.hofmockel@pnnl.gov::0c1464e9-47c8-4ba9-8732-c56f86d78b96" userProvider="AD" userName="Hofmockel, Kirsten S"/>
            </cr:reactionInfo>
            <cr:reactionInfo dateUtc="2026-06-10T03:40:42Z">
              <cr:user userId="S::amy.zimmerman@pnnl.gov::09f8a879-2175-4ca3-a0ed-254668db9954" userProvider="AD" userName="Zimmerman, Amy E"/>
            </cr:reactionInfo>
          </cr:reaction>
        </cr:reactions>
      </w16:ext>
    </w16cex:extLst>
  </w16cex:commentExtensible>
  <w16cex:commentExtensible w16cex:durableId="57418F49" w16cex:dateUtc="2026-06-10T03:42:00Z"/>
  <w16cex:commentExtensible w16cex:durableId="3BDAA021" w16cex:dateUtc="2026-06-10T14:45:00Z"/>
  <w16cex:commentExtensible w16cex:durableId="759DFA3D" w16cex:dateUtc="2026-05-18T20:19:00Z"/>
  <w16cex:commentExtensible w16cex:durableId="0890AD5E" w16cex:dateUtc="2026-05-18T20:21:00Z"/>
  <w16cex:commentExtensible w16cex:durableId="22CBC200" w16cex:dateUtc="2026-05-18T21:21:00Z">
    <w16cex:extLst>
      <w16:ext w16:uri="{CE6994B0-6A32-4C9F-8C6B-6E91EDA988CE}">
        <cr:reactions xmlns:cr="http://schemas.microsoft.com/office/comments/2020/reactions">
          <cr:reaction reactionType="1">
            <cr:reactionInfo dateUtc="2026-06-16T19:07:46Z">
              <cr:user userId="S::kirsten.hofmockel@pnnl.gov::0c1464e9-47c8-4ba9-8732-c56f86d78b96" userProvider="AD" userName="Hofmockel, Kirsten S"/>
            </cr:reactionInfo>
          </cr:reaction>
        </cr:reactions>
      </w16:ext>
    </w16cex:extLst>
  </w16cex:commentExtensible>
  <w16cex:commentExtensible w16cex:durableId="099B1E61" w16cex:dateUtc="2026-06-10T03:43:00Z"/>
  <w16cex:commentExtensible w16cex:durableId="1808D15C" w16cex:dateUtc="2026-05-15T22:48:00Z">
    <w16cex:extLst>
      <w16:ext w16:uri="{CE6994B0-6A32-4C9F-8C6B-6E91EDA988CE}">
        <cr:reactions xmlns:cr="http://schemas.microsoft.com/office/comments/2020/reactions">
          <cr:reaction reactionType="1">
            <cr:reactionInfo dateUtc="2026-05-18T18:50:25Z">
              <cr:user userId="S::sheryl.bell@pnnl.gov::19bc1f7b-bd62-4848-8ee0-09da9d73a64c" userProvider="AD" userName="Bell, Sheryl L"/>
            </cr:reactionInfo>
          </cr:reaction>
        </cr:reactions>
      </w16:ext>
    </w16cex:extLst>
  </w16cex:commentExtensible>
  <w16cex:commentExtensible w16cex:durableId="7DDF9C74" w16cex:dateUtc="2026-06-10T03:44:00Z"/>
  <w16cex:commentExtensible w16cex:durableId="19A17DBB" w16cex:dateUtc="2026-05-18T20:22:00Z"/>
  <w16cex:commentExtensible w16cex:durableId="2D612985" w16cex:dateUtc="2026-05-18T20:35:00Z"/>
  <w16cex:commentExtensible w16cex:durableId="209C8AF7" w16cex:dateUtc="2026-06-10T15:01:00Z"/>
  <w16cex:commentExtensible w16cex:durableId="62F05328" w16cex:dateUtc="2026-06-10T03:45:00Z"/>
  <w16cex:commentExtensible w16cex:durableId="536F8AA8" w16cex:dateUtc="2026-06-10T15:03:00Z"/>
  <w16cex:commentExtensible w16cex:durableId="35029104" w16cex:dateUtc="2026-05-18T18:55:00Z"/>
  <w16cex:commentExtensible w16cex:durableId="45A0BAC0" w16cex:dateUtc="2026-05-18T20:37:00Z"/>
  <w16cex:commentExtensible w16cex:durableId="68C8B324" w16cex:dateUtc="2026-06-10T03:46:00Z"/>
  <w16cex:commentExtensible w16cex:durableId="119913E0" w16cex:dateUtc="2026-05-18T18:55:00Z"/>
  <w16cex:commentExtensible w16cex:durableId="791F7671" w16cex:dateUtc="2026-05-18T18:57:00Z"/>
  <w16cex:commentExtensible w16cex:durableId="22AFFAC4" w16cex:dateUtc="2026-05-31T18:57:00Z">
    <w16cex:extLst>
      <w16:ext w16:uri="{CE6994B0-6A32-4C9F-8C6B-6E91EDA988CE}">
        <cr:reactions xmlns:cr="http://schemas.microsoft.com/office/comments/2020/reactions">
          <cr:reaction reactionType="1">
            <cr:reactionInfo dateUtc="2026-06-10T03:47:01Z">
              <cr:user userId="S::amy.zimmerman@pnnl.gov::09f8a879-2175-4ca3-a0ed-254668db9954" userProvider="AD" userName="Zimmerman, Amy E"/>
            </cr:reactionInfo>
          </cr:reaction>
        </cr:reactions>
      </w16:ext>
    </w16cex:extLst>
  </w16cex:commentExtensible>
  <w16cex:commentExtensible w16cex:durableId="1957EEF9" w16cex:dateUtc="2026-05-18T20:40:00Z"/>
  <w16cex:commentExtensible w16cex:durableId="14E13E67" w16cex:dateUtc="2026-05-18T20:40:00Z"/>
  <w16cex:commentExtensible w16cex:durableId="0F3CF704" w16cex:dateUtc="2026-05-18T20:54:00Z">
    <w16cex:extLst>
      <w16:ext w16:uri="{CE6994B0-6A32-4C9F-8C6B-6E91EDA988CE}">
        <cr:reactions xmlns:cr="http://schemas.microsoft.com/office/comments/2020/reactions">
          <cr:reaction reactionType="1">
            <cr:reactionInfo dateUtc="2026-06-16T19:11:27Z">
              <cr:user userId="S::kirsten.hofmockel@pnnl.gov::0c1464e9-47c8-4ba9-8732-c56f86d78b96" userProvider="AD" userName="Hofmockel, Kirsten S"/>
            </cr:reactionInfo>
          </cr:reaction>
        </cr:reactions>
      </w16:ext>
    </w16cex:extLst>
  </w16cex:commentExtensible>
  <w16cex:commentExtensible w16cex:durableId="1326784C" w16cex:dateUtc="2026-05-18T20:42:00Z"/>
  <w16cex:commentExtensible w16cex:durableId="1658EFBA" w16cex:dateUtc="2026-05-18T20:44:00Z"/>
  <w16cex:commentExtensible w16cex:durableId="5A3BB7D0" w16cex:dateUtc="2026-06-10T14:49:00Z"/>
  <w16cex:commentExtensible w16cex:durableId="3D600805" w16cex:dateUtc="2026-06-10T14:55:00Z"/>
  <w16cex:commentExtensible w16cex:durableId="49CD7A04" w16cex:dateUtc="2026-06-10T03:52:00Z"/>
  <w16cex:commentExtensible w16cex:durableId="16964258" w16cex:dateUtc="2026-06-10T14:56:00Z"/>
  <w16cex:commentExtensible w16cex:durableId="13C40D52" w16cex:dateUtc="2026-06-10T15:04:00Z"/>
  <w16cex:commentExtensible w16cex:durableId="2445A5A1" w16cex:dateUtc="2026-06-10T15:24:00Z"/>
  <w16cex:commentExtensible w16cex:durableId="4E079589" w16cex:dateUtc="2026-06-10T15:34:00Z"/>
  <w16cex:commentExtensible w16cex:durableId="37499C8F" w16cex:dateUtc="2026-06-10T15:35:00Z"/>
  <w16cex:commentExtensible w16cex:durableId="649193CA" w16cex:dateUtc="2026-06-10T15:43:00Z"/>
  <w16cex:commentExtensible w16cex:durableId="1CE756AA" w16cex:dateUtc="2026-06-10T15:47:00Z"/>
  <w16cex:commentExtensible w16cex:durableId="659318BA" w16cex:dateUtc="2026-06-10T15:47:00Z"/>
  <w16cex:commentExtensible w16cex:durableId="7830DDD7" w16cex:dateUtc="2026-06-10T15:49:00Z">
    <w16cex:extLst>
      <w16:ext w16:uri="{CE6994B0-6A32-4C9F-8C6B-6E91EDA988CE}">
        <cr:reactions xmlns:cr="http://schemas.microsoft.com/office/comments/2020/reactions">
          <cr:reaction reactionType="1">
            <cr:reactionInfo dateUtc="2026-06-10T15:50:42Z">
              <cr:user userId="S::amy.zimmerman@pnnl.gov::09f8a879-2175-4ca3-a0ed-254668db9954" userProvider="AD" userName="Zimmerman, Amy E"/>
            </cr:reactionInfo>
          </cr:reaction>
        </cr:reactions>
      </w16:ext>
    </w16cex:extLst>
  </w16cex:commentExtensible>
  <w16cex:commentExtensible w16cex:durableId="3868E6FA" w16cex:dateUtc="2026-06-16T19:16:00Z"/>
  <w16cex:commentExtensible w16cex:durableId="6DD49A69" w16cex:dateUtc="2026-06-10T15:49:00Z"/>
  <w16cex:commentExtensible w16cex:durableId="40B768E9" w16cex:dateUtc="2026-06-10T15:50:00Z">
    <w16cex:extLst>
      <w16:ext w16:uri="{CE6994B0-6A32-4C9F-8C6B-6E91EDA988CE}">
        <cr:reactions xmlns:cr="http://schemas.microsoft.com/office/comments/2020/reactions">
          <cr:reaction reactionType="1">
            <cr:reactionInfo dateUtc="2026-06-10T15:57:17Z">
              <cr:user userId="S::amy.zimmerman@pnnl.gov::09f8a879-2175-4ca3-a0ed-254668db9954" userProvider="AD" userName="Zimmerman, Amy E"/>
            </cr:reactionInfo>
          </cr:reaction>
        </cr:reactions>
      </w16:ext>
    </w16cex:extLst>
  </w16cex:commentExtensible>
  <w16cex:commentExtensible w16cex:durableId="26B7C8F8" w16cex:dateUtc="2026-06-16T19:20:00Z"/>
  <w16cex:commentExtensible w16cex:durableId="1D2E3609" w16cex:dateUtc="2026-06-10T15:52:00Z"/>
  <w16cex:commentExtensible w16cex:durableId="442CF3C7" w16cex:dateUtc="2026-06-10T15:53:00Z"/>
  <w16cex:commentExtensible w16cex:durableId="5FCC3A2F" w16cex:dateUtc="2026-06-10T15:57:00Z"/>
  <w16cex:commentExtensible w16cex:durableId="43674FE2" w16cex:dateUtc="2026-06-16T19:19:00Z"/>
  <w16cex:commentExtensible w16cex:durableId="1411DE52" w16cex:dateUtc="2026-06-10T15:58:00Z"/>
  <w16cex:commentExtensible w16cex:durableId="5578FA13" w16cex:dateUtc="2026-06-10T16:01:00Z"/>
  <w16cex:commentExtensible w16cex:durableId="6107A29D" w16cex:dateUtc="2026-06-10T16:05:00Z">
    <w16cex:extLst>
      <w16:ext w16:uri="{CE6994B0-6A32-4C9F-8C6B-6E91EDA988CE}">
        <cr:reactions xmlns:cr="http://schemas.microsoft.com/office/comments/2020/reactions">
          <cr:reaction reactionType="1">
            <cr:reactionInfo dateUtc="2026-06-16T19:20:26Z">
              <cr:user userId="S::kirsten.hofmockel@pnnl.gov::0c1464e9-47c8-4ba9-8732-c56f86d78b96" userProvider="AD" userName="Hofmockel, Kirsten S"/>
            </cr:reactionInfo>
          </cr:reaction>
        </cr:reactions>
      </w16:ext>
    </w16cex:extLst>
  </w16cex:commentExtensible>
  <w16cex:commentExtensible w16cex:durableId="276DB6C6" w16cex:dateUtc="2026-06-10T16:05:00Z"/>
  <w16cex:commentExtensible w16cex:durableId="7466E80C" w16cex:dateUtc="2026-06-16T19:25:00Z"/>
  <w16cex:commentExtensible w16cex:durableId="02FD53CC" w16cex:dateUtc="2026-06-10T16:07:00Z"/>
  <w16cex:commentExtensible w16cex:durableId="4D330FB7" w16cex:dateUtc="2026-06-10T16:08:00Z"/>
  <w16cex:commentExtensible w16cex:durableId="31C29C91" w16cex:dateUtc="2026-06-10T16:09:00Z"/>
  <w16cex:commentExtensible w16cex:durableId="508AB8B6" w16cex:dateUtc="2026-06-10T16:11:00Z"/>
  <w16cex:commentExtensible w16cex:durableId="373527CF" w16cex:dateUtc="2026-06-16T19:29:00Z"/>
  <w16cex:commentExtensible w16cex:durableId="54940AD0" w16cex:dateUtc="2026-06-10T16:11:00Z"/>
  <w16cex:commentExtensible w16cex:durableId="179E8F74" w16cex:dateUtc="2026-06-16T19:33:00Z"/>
  <w16cex:commentExtensible w16cex:durableId="0B8ECFB4" w16cex:dateUtc="2026-06-10T16:12:00Z"/>
  <w16cex:commentExtensible w16cex:durableId="6648D027" w16cex:dateUtc="2026-06-10T16:14:00Z">
    <w16cex:extLst>
      <w16:ext w16:uri="{CE6994B0-6A32-4C9F-8C6B-6E91EDA988CE}">
        <cr:reactions xmlns:cr="http://schemas.microsoft.com/office/comments/2020/reactions">
          <cr:reaction reactionType="1">
            <cr:reactionInfo dateUtc="2026-06-16T21:34:25Z">
              <cr:user userId="S::kirsten.hofmockel@pnnl.gov::0c1464e9-47c8-4ba9-8732-c56f86d78b96" userProvider="AD" userName="Hofmockel, Kirsten S"/>
            </cr:reactionInfo>
          </cr:reaction>
        </cr:reactions>
      </w16:ext>
    </w16cex:extLst>
  </w16cex:commentExtensible>
  <w16cex:commentExtensible w16cex:durableId="6AECE5E3" w16cex:dateUtc="2026-06-10T16:19:00Z"/>
  <w16cex:commentExtensible w16cex:durableId="58440D6C" w16cex:dateUtc="2026-06-10T16:25:00Z"/>
  <w16cex:commentExtensible w16cex:durableId="06A23DA3" w16cex:dateUtc="2026-06-10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3A575" w16cid:durableId="1D5EFF70"/>
  <w16cid:commentId w16cid:paraId="07ADE3BF" w16cid:durableId="1081DFD6"/>
  <w16cid:commentId w16cid:paraId="265E6A2E" w16cid:durableId="39509988"/>
  <w16cid:commentId w16cid:paraId="5640BBD2" w16cid:durableId="0E1877BC"/>
  <w16cid:commentId w16cid:paraId="33B64C10" w16cid:durableId="0E0174E1"/>
  <w16cid:commentId w16cid:paraId="038087EC" w16cid:durableId="0539E1FC"/>
  <w16cid:commentId w16cid:paraId="439FB2DD" w16cid:durableId="7FDFC493"/>
  <w16cid:commentId w16cid:paraId="7E3370CC" w16cid:durableId="7D4CB8AE"/>
  <w16cid:commentId w16cid:paraId="5F17E700" w16cid:durableId="4BA7FE3D"/>
  <w16cid:commentId w16cid:paraId="70A5B44B" w16cid:durableId="61F8DB4C"/>
  <w16cid:commentId w16cid:paraId="54CD1C7A" w16cid:durableId="0F381BDF"/>
  <w16cid:commentId w16cid:paraId="31E038A6" w16cid:durableId="6791AAD3"/>
  <w16cid:commentId w16cid:paraId="530D82EE" w16cid:durableId="16870258"/>
  <w16cid:commentId w16cid:paraId="6D45C45E" w16cid:durableId="45B2D95C"/>
  <w16cid:commentId w16cid:paraId="4D13917B" w16cid:durableId="074F9DFD"/>
  <w16cid:commentId w16cid:paraId="5B52958D" w16cid:durableId="52B3E457"/>
  <w16cid:commentId w16cid:paraId="1D22B7DC" w16cid:durableId="7BE080F6"/>
  <w16cid:commentId w16cid:paraId="180B1902" w16cid:durableId="0A1C7A2C"/>
  <w16cid:commentId w16cid:paraId="00B2E470" w16cid:durableId="23170ED3"/>
  <w16cid:commentId w16cid:paraId="3B6D2F04" w16cid:durableId="458A00FE"/>
  <w16cid:commentId w16cid:paraId="4819B024" w16cid:durableId="25AB3223"/>
  <w16cid:commentId w16cid:paraId="2EF7F04C" w16cid:durableId="34E80F7F"/>
  <w16cid:commentId w16cid:paraId="292C83CF" w16cid:durableId="67E5AB61"/>
  <w16cid:commentId w16cid:paraId="71E609C1" w16cid:durableId="03F17838"/>
  <w16cid:commentId w16cid:paraId="298644B8" w16cid:durableId="1BE2AFB6"/>
  <w16cid:commentId w16cid:paraId="3679636E" w16cid:durableId="0DFBC569"/>
  <w16cid:commentId w16cid:paraId="42D1AB83" w16cid:durableId="34602AEC"/>
  <w16cid:commentId w16cid:paraId="29C6C7DC" w16cid:durableId="7EDAC5C1"/>
  <w16cid:commentId w16cid:paraId="7DDAD1FB" w16cid:durableId="12B6B908"/>
  <w16cid:commentId w16cid:paraId="0E5B479A" w16cid:durableId="456A561C"/>
  <w16cid:commentId w16cid:paraId="791C2D7C" w16cid:durableId="6254EE67"/>
  <w16cid:commentId w16cid:paraId="5A29CE2D" w16cid:durableId="1ED20508"/>
  <w16cid:commentId w16cid:paraId="24C65D1B" w16cid:durableId="680C8EE6"/>
  <w16cid:commentId w16cid:paraId="5C6773CE" w16cid:durableId="7BE8786D"/>
  <w16cid:commentId w16cid:paraId="7F5D84B9" w16cid:durableId="7A669145"/>
  <w16cid:commentId w16cid:paraId="76BE21C6" w16cid:durableId="34E69775"/>
  <w16cid:commentId w16cid:paraId="32A6FA06" w16cid:durableId="3E8F63CB"/>
  <w16cid:commentId w16cid:paraId="3EF5B18C" w16cid:durableId="6386FC0D"/>
  <w16cid:commentId w16cid:paraId="7692AA6E" w16cid:durableId="0FE66826"/>
  <w16cid:commentId w16cid:paraId="6193C382" w16cid:durableId="09DC870A"/>
  <w16cid:commentId w16cid:paraId="1E4CCA1A" w16cid:durableId="68D9A87A"/>
  <w16cid:commentId w16cid:paraId="6695A139" w16cid:durableId="54285C66"/>
  <w16cid:commentId w16cid:paraId="5FB06E16" w16cid:durableId="1C4F7E51"/>
  <w16cid:commentId w16cid:paraId="07F2EB5F" w16cid:durableId="3D08CE49"/>
  <w16cid:commentId w16cid:paraId="0F17F2BE" w16cid:durableId="71742DFE"/>
  <w16cid:commentId w16cid:paraId="0D1ECC61" w16cid:durableId="110DA480"/>
  <w16cid:commentId w16cid:paraId="32BC0725" w16cid:durableId="4A4A34FD"/>
  <w16cid:commentId w16cid:paraId="2D64C673" w16cid:durableId="1CAA4D71"/>
  <w16cid:commentId w16cid:paraId="3D631F38" w16cid:durableId="4982F4C4"/>
  <w16cid:commentId w16cid:paraId="0CB8AF05" w16cid:durableId="01018D6C"/>
  <w16cid:commentId w16cid:paraId="1AA0E6E1" w16cid:durableId="70EAF1DF"/>
  <w16cid:commentId w16cid:paraId="3964B6E7" w16cid:durableId="57418F49"/>
  <w16cid:commentId w16cid:paraId="1EBCB65B" w16cid:durableId="3BDAA021"/>
  <w16cid:commentId w16cid:paraId="20CD0A8F" w16cid:durableId="759DFA3D"/>
  <w16cid:commentId w16cid:paraId="2BA750C6" w16cid:durableId="0890AD5E"/>
  <w16cid:commentId w16cid:paraId="6A26323B" w16cid:durableId="22CBC200"/>
  <w16cid:commentId w16cid:paraId="02B7B572" w16cid:durableId="099B1E61"/>
  <w16cid:commentId w16cid:paraId="6DED2815" w16cid:durableId="1808D15C"/>
  <w16cid:commentId w16cid:paraId="31924188" w16cid:durableId="7DDF9C74"/>
  <w16cid:commentId w16cid:paraId="7E0CE877" w16cid:durableId="19A17DBB"/>
  <w16cid:commentId w16cid:paraId="78DE2975" w16cid:durableId="2D612985"/>
  <w16cid:commentId w16cid:paraId="7D4A9058" w16cid:durableId="209C8AF7"/>
  <w16cid:commentId w16cid:paraId="5B738622" w16cid:durableId="62F05328"/>
  <w16cid:commentId w16cid:paraId="74BDF70B" w16cid:durableId="536F8AA8"/>
  <w16cid:commentId w16cid:paraId="75DC48E2" w16cid:durableId="35029104"/>
  <w16cid:commentId w16cid:paraId="1C3E3993" w16cid:durableId="45A0BAC0"/>
  <w16cid:commentId w16cid:paraId="11255BD0" w16cid:durableId="68C8B324"/>
  <w16cid:commentId w16cid:paraId="70CA25BC" w16cid:durableId="119913E0"/>
  <w16cid:commentId w16cid:paraId="4DA268CE" w16cid:durableId="791F7671"/>
  <w16cid:commentId w16cid:paraId="001996B0" w16cid:durableId="22AFFAC4"/>
  <w16cid:commentId w16cid:paraId="124AE022" w16cid:durableId="1957EEF9"/>
  <w16cid:commentId w16cid:paraId="06B3B5CB" w16cid:durableId="14E13E67"/>
  <w16cid:commentId w16cid:paraId="40740142" w16cid:durableId="0F3CF704"/>
  <w16cid:commentId w16cid:paraId="51CBB48E" w16cid:durableId="1326784C"/>
  <w16cid:commentId w16cid:paraId="4709E502" w16cid:durableId="1658EFBA"/>
  <w16cid:commentId w16cid:paraId="109E4E34" w16cid:durableId="5A3BB7D0"/>
  <w16cid:commentId w16cid:paraId="67935683" w16cid:durableId="3D600805"/>
  <w16cid:commentId w16cid:paraId="3FD4080B" w16cid:durableId="49CD7A04"/>
  <w16cid:commentId w16cid:paraId="0CF76AAB" w16cid:durableId="16964258"/>
  <w16cid:commentId w16cid:paraId="40FC0F6B" w16cid:durableId="13C40D52"/>
  <w16cid:commentId w16cid:paraId="0F88D2AC" w16cid:durableId="2445A5A1"/>
  <w16cid:commentId w16cid:paraId="650620AA" w16cid:durableId="4E079589"/>
  <w16cid:commentId w16cid:paraId="3F3F9E21" w16cid:durableId="37499C8F"/>
  <w16cid:commentId w16cid:paraId="0187DD59" w16cid:durableId="649193CA"/>
  <w16cid:commentId w16cid:paraId="0905AEFF" w16cid:durableId="1CE756AA"/>
  <w16cid:commentId w16cid:paraId="4555A1DF" w16cid:durableId="659318BA"/>
  <w16cid:commentId w16cid:paraId="7BE276DE" w16cid:durableId="7830DDD7"/>
  <w16cid:commentId w16cid:paraId="64769C0E" w16cid:durableId="3868E6FA"/>
  <w16cid:commentId w16cid:paraId="65A85DF5" w16cid:durableId="6DD49A69"/>
  <w16cid:commentId w16cid:paraId="040C7C15" w16cid:durableId="40B768E9"/>
  <w16cid:commentId w16cid:paraId="4D5E2460" w16cid:durableId="26B7C8F8"/>
  <w16cid:commentId w16cid:paraId="013C800A" w16cid:durableId="1D2E3609"/>
  <w16cid:commentId w16cid:paraId="7CC5013C" w16cid:durableId="442CF3C7"/>
  <w16cid:commentId w16cid:paraId="086CDA46" w16cid:durableId="5FCC3A2F"/>
  <w16cid:commentId w16cid:paraId="7CCDCB8F" w16cid:durableId="43674FE2"/>
  <w16cid:commentId w16cid:paraId="1EE1A979" w16cid:durableId="1411DE52"/>
  <w16cid:commentId w16cid:paraId="3A6DFB2B" w16cid:durableId="5578FA13"/>
  <w16cid:commentId w16cid:paraId="0632B6AE" w16cid:durableId="6107A29D"/>
  <w16cid:commentId w16cid:paraId="6D8058F0" w16cid:durableId="276DB6C6"/>
  <w16cid:commentId w16cid:paraId="5E9B127D" w16cid:durableId="7466E80C"/>
  <w16cid:commentId w16cid:paraId="6CCF9520" w16cid:durableId="02FD53CC"/>
  <w16cid:commentId w16cid:paraId="4780224A" w16cid:durableId="4D330FB7"/>
  <w16cid:commentId w16cid:paraId="1853DD5D" w16cid:durableId="31C29C91"/>
  <w16cid:commentId w16cid:paraId="63E0AE91" w16cid:durableId="508AB8B6"/>
  <w16cid:commentId w16cid:paraId="4A03AEB6" w16cid:durableId="373527CF"/>
  <w16cid:commentId w16cid:paraId="7426D444" w16cid:durableId="54940AD0"/>
  <w16cid:commentId w16cid:paraId="67F40783" w16cid:durableId="179E8F74"/>
  <w16cid:commentId w16cid:paraId="594DA470" w16cid:durableId="0B8ECFB4"/>
  <w16cid:commentId w16cid:paraId="55066BDC" w16cid:durableId="6648D027"/>
  <w16cid:commentId w16cid:paraId="78532F82" w16cid:durableId="6AECE5E3"/>
  <w16cid:commentId w16cid:paraId="3C5D15CD" w16cid:durableId="58440D6C"/>
  <w16cid:commentId w16cid:paraId="2DFEEDCF" w16cid:durableId="06A23D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1AD" w:rsidP="0016109A" w:rsidRDefault="007541AD" w14:paraId="2B55DF00" w14:textId="77777777">
      <w:pPr>
        <w:spacing w:after="0" w:line="240" w:lineRule="auto"/>
      </w:pPr>
      <w:r>
        <w:separator/>
      </w:r>
    </w:p>
  </w:endnote>
  <w:endnote w:type="continuationSeparator" w:id="0">
    <w:p w:rsidR="007541AD" w:rsidP="0016109A" w:rsidRDefault="007541AD" w14:paraId="2159D5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1AD" w:rsidP="0016109A" w:rsidRDefault="007541AD" w14:paraId="52CE7405" w14:textId="77777777">
      <w:pPr>
        <w:spacing w:after="0" w:line="240" w:lineRule="auto"/>
      </w:pPr>
      <w:r>
        <w:separator/>
      </w:r>
    </w:p>
  </w:footnote>
  <w:footnote w:type="continuationSeparator" w:id="0">
    <w:p w:rsidR="007541AD" w:rsidP="0016109A" w:rsidRDefault="007541AD" w14:paraId="722489B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6b811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004418"/>
    <w:multiLevelType w:val="hybridMultilevel"/>
    <w:tmpl w:val="2B3029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A32CB5"/>
    <w:multiLevelType w:val="hybridMultilevel"/>
    <w:tmpl w:val="8C2024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61644D"/>
    <w:multiLevelType w:val="multilevel"/>
    <w:tmpl w:val="4BF42E8E"/>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C320E"/>
    <w:multiLevelType w:val="hybridMultilevel"/>
    <w:tmpl w:val="EC120E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B150899"/>
    <w:multiLevelType w:val="hybridMultilevel"/>
    <w:tmpl w:val="2CF65A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28F676A"/>
    <w:multiLevelType w:val="multilevel"/>
    <w:tmpl w:val="7ADA77F2"/>
    <w:lvl w:ilvl="0">
      <w:start w:val="5"/>
      <w:numFmt w:val="decimal"/>
      <w:lvlText w:val="%1."/>
      <w:lvlJc w:val="left"/>
      <w:pPr>
        <w:tabs>
          <w:tab w:val="num" w:pos="720"/>
        </w:tabs>
        <w:ind w:left="720" w:hanging="360"/>
      </w:pPr>
    </w:lvl>
    <w:lvl w:ilvl="1">
      <w:numFmt w:val="bullet"/>
      <w:lvlText w:val="-"/>
      <w:lvlJc w:val="left"/>
      <w:pPr>
        <w:ind w:left="1440" w:hanging="360"/>
      </w:pPr>
      <w:rPr>
        <w:rFonts w:hint="default" w:ascii="Arial" w:hAnsi="Arial" w:cs="Arial" w:eastAsiaTheme="minor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401AB8"/>
    <w:multiLevelType w:val="multilevel"/>
    <w:tmpl w:val="6E205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8A63106"/>
    <w:multiLevelType w:val="multilevel"/>
    <w:tmpl w:val="D292D2D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 w15:restartNumberingAfterBreak="0">
    <w:nsid w:val="61205126"/>
    <w:multiLevelType w:val="hybridMultilevel"/>
    <w:tmpl w:val="B1081980"/>
    <w:lvl w:ilvl="0" w:tplc="A2D435C8">
      <w:start w:val="1"/>
      <w:numFmt w:val="bullet"/>
      <w:lvlText w:val=""/>
      <w:lvlJc w:val="left"/>
      <w:pPr>
        <w:ind w:left="1080" w:hanging="360"/>
      </w:pPr>
      <w:rPr>
        <w:rFonts w:ascii="Symbol" w:hAnsi="Symbol"/>
      </w:rPr>
    </w:lvl>
    <w:lvl w:ilvl="1" w:tplc="9EA21824">
      <w:start w:val="1"/>
      <w:numFmt w:val="bullet"/>
      <w:lvlText w:val=""/>
      <w:lvlJc w:val="left"/>
      <w:pPr>
        <w:ind w:left="1080" w:hanging="360"/>
      </w:pPr>
      <w:rPr>
        <w:rFonts w:ascii="Symbol" w:hAnsi="Symbol"/>
      </w:rPr>
    </w:lvl>
    <w:lvl w:ilvl="2" w:tplc="7546792C">
      <w:start w:val="1"/>
      <w:numFmt w:val="bullet"/>
      <w:lvlText w:val=""/>
      <w:lvlJc w:val="left"/>
      <w:pPr>
        <w:ind w:left="1080" w:hanging="360"/>
      </w:pPr>
      <w:rPr>
        <w:rFonts w:ascii="Symbol" w:hAnsi="Symbol"/>
      </w:rPr>
    </w:lvl>
    <w:lvl w:ilvl="3" w:tplc="EF343F6E">
      <w:start w:val="1"/>
      <w:numFmt w:val="bullet"/>
      <w:lvlText w:val=""/>
      <w:lvlJc w:val="left"/>
      <w:pPr>
        <w:ind w:left="1080" w:hanging="360"/>
      </w:pPr>
      <w:rPr>
        <w:rFonts w:ascii="Symbol" w:hAnsi="Symbol"/>
      </w:rPr>
    </w:lvl>
    <w:lvl w:ilvl="4" w:tplc="E1CE2834">
      <w:start w:val="1"/>
      <w:numFmt w:val="bullet"/>
      <w:lvlText w:val=""/>
      <w:lvlJc w:val="left"/>
      <w:pPr>
        <w:ind w:left="1080" w:hanging="360"/>
      </w:pPr>
      <w:rPr>
        <w:rFonts w:ascii="Symbol" w:hAnsi="Symbol"/>
      </w:rPr>
    </w:lvl>
    <w:lvl w:ilvl="5" w:tplc="99E215FE">
      <w:start w:val="1"/>
      <w:numFmt w:val="bullet"/>
      <w:lvlText w:val=""/>
      <w:lvlJc w:val="left"/>
      <w:pPr>
        <w:ind w:left="1080" w:hanging="360"/>
      </w:pPr>
      <w:rPr>
        <w:rFonts w:ascii="Symbol" w:hAnsi="Symbol"/>
      </w:rPr>
    </w:lvl>
    <w:lvl w:ilvl="6" w:tplc="38FA24F0">
      <w:start w:val="1"/>
      <w:numFmt w:val="bullet"/>
      <w:lvlText w:val=""/>
      <w:lvlJc w:val="left"/>
      <w:pPr>
        <w:ind w:left="1080" w:hanging="360"/>
      </w:pPr>
      <w:rPr>
        <w:rFonts w:ascii="Symbol" w:hAnsi="Symbol"/>
      </w:rPr>
    </w:lvl>
    <w:lvl w:ilvl="7" w:tplc="9752C81A">
      <w:start w:val="1"/>
      <w:numFmt w:val="bullet"/>
      <w:lvlText w:val=""/>
      <w:lvlJc w:val="left"/>
      <w:pPr>
        <w:ind w:left="1080" w:hanging="360"/>
      </w:pPr>
      <w:rPr>
        <w:rFonts w:ascii="Symbol" w:hAnsi="Symbol"/>
      </w:rPr>
    </w:lvl>
    <w:lvl w:ilvl="8" w:tplc="3648E888">
      <w:start w:val="1"/>
      <w:numFmt w:val="bullet"/>
      <w:lvlText w:val=""/>
      <w:lvlJc w:val="left"/>
      <w:pPr>
        <w:ind w:left="1080" w:hanging="360"/>
      </w:pPr>
      <w:rPr>
        <w:rFonts w:ascii="Symbol" w:hAnsi="Symbol"/>
      </w:rPr>
    </w:lvl>
  </w:abstractNum>
  <w:abstractNum w:abstractNumId="9" w15:restartNumberingAfterBreak="0">
    <w:nsid w:val="624F3CD2"/>
    <w:multiLevelType w:val="multilevel"/>
    <w:tmpl w:val="8FD4391C"/>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0" w15:restartNumberingAfterBreak="0">
    <w:nsid w:val="625E7D05"/>
    <w:multiLevelType w:val="hybridMultilevel"/>
    <w:tmpl w:val="EF68F04E"/>
    <w:lvl w:ilvl="0" w:tplc="68CCEB48">
      <w:start w:val="1"/>
      <w:numFmt w:val="bullet"/>
      <w:lvlText w:val=""/>
      <w:lvlJc w:val="left"/>
      <w:pPr>
        <w:ind w:left="1080" w:hanging="360"/>
      </w:pPr>
      <w:rPr>
        <w:rFonts w:ascii="Symbol" w:hAnsi="Symbol"/>
      </w:rPr>
    </w:lvl>
    <w:lvl w:ilvl="1" w:tplc="C87E11D0">
      <w:start w:val="1"/>
      <w:numFmt w:val="bullet"/>
      <w:lvlText w:val=""/>
      <w:lvlJc w:val="left"/>
      <w:pPr>
        <w:ind w:left="1080" w:hanging="360"/>
      </w:pPr>
      <w:rPr>
        <w:rFonts w:ascii="Symbol" w:hAnsi="Symbol"/>
      </w:rPr>
    </w:lvl>
    <w:lvl w:ilvl="2" w:tplc="DA6E3DC8">
      <w:start w:val="1"/>
      <w:numFmt w:val="bullet"/>
      <w:lvlText w:val=""/>
      <w:lvlJc w:val="left"/>
      <w:pPr>
        <w:ind w:left="1080" w:hanging="360"/>
      </w:pPr>
      <w:rPr>
        <w:rFonts w:ascii="Symbol" w:hAnsi="Symbol"/>
      </w:rPr>
    </w:lvl>
    <w:lvl w:ilvl="3" w:tplc="A5C60EB6">
      <w:start w:val="1"/>
      <w:numFmt w:val="bullet"/>
      <w:lvlText w:val=""/>
      <w:lvlJc w:val="left"/>
      <w:pPr>
        <w:ind w:left="1080" w:hanging="360"/>
      </w:pPr>
      <w:rPr>
        <w:rFonts w:ascii="Symbol" w:hAnsi="Symbol"/>
      </w:rPr>
    </w:lvl>
    <w:lvl w:ilvl="4" w:tplc="A3F2E78A">
      <w:start w:val="1"/>
      <w:numFmt w:val="bullet"/>
      <w:lvlText w:val=""/>
      <w:lvlJc w:val="left"/>
      <w:pPr>
        <w:ind w:left="1080" w:hanging="360"/>
      </w:pPr>
      <w:rPr>
        <w:rFonts w:ascii="Symbol" w:hAnsi="Symbol"/>
      </w:rPr>
    </w:lvl>
    <w:lvl w:ilvl="5" w:tplc="4A32F630">
      <w:start w:val="1"/>
      <w:numFmt w:val="bullet"/>
      <w:lvlText w:val=""/>
      <w:lvlJc w:val="left"/>
      <w:pPr>
        <w:ind w:left="1080" w:hanging="360"/>
      </w:pPr>
      <w:rPr>
        <w:rFonts w:ascii="Symbol" w:hAnsi="Symbol"/>
      </w:rPr>
    </w:lvl>
    <w:lvl w:ilvl="6" w:tplc="26969DFC">
      <w:start w:val="1"/>
      <w:numFmt w:val="bullet"/>
      <w:lvlText w:val=""/>
      <w:lvlJc w:val="left"/>
      <w:pPr>
        <w:ind w:left="1080" w:hanging="360"/>
      </w:pPr>
      <w:rPr>
        <w:rFonts w:ascii="Symbol" w:hAnsi="Symbol"/>
      </w:rPr>
    </w:lvl>
    <w:lvl w:ilvl="7" w:tplc="4CE667D4">
      <w:start w:val="1"/>
      <w:numFmt w:val="bullet"/>
      <w:lvlText w:val=""/>
      <w:lvlJc w:val="left"/>
      <w:pPr>
        <w:ind w:left="1080" w:hanging="360"/>
      </w:pPr>
      <w:rPr>
        <w:rFonts w:ascii="Symbol" w:hAnsi="Symbol"/>
      </w:rPr>
    </w:lvl>
    <w:lvl w:ilvl="8" w:tplc="C22461CC">
      <w:start w:val="1"/>
      <w:numFmt w:val="bullet"/>
      <w:lvlText w:val=""/>
      <w:lvlJc w:val="left"/>
      <w:pPr>
        <w:ind w:left="1080" w:hanging="360"/>
      </w:pPr>
      <w:rPr>
        <w:rFonts w:ascii="Symbol" w:hAnsi="Symbol"/>
      </w:rPr>
    </w:lvl>
  </w:abstractNum>
  <w:abstractNum w:abstractNumId="11" w15:restartNumberingAfterBreak="0">
    <w:nsid w:val="66534045"/>
    <w:multiLevelType w:val="hybridMultilevel"/>
    <w:tmpl w:val="33103250"/>
    <w:lvl w:ilvl="0" w:tplc="86BC3AFC">
      <w:start w:val="1"/>
      <w:numFmt w:val="decimal"/>
      <w:lvlText w:val="%1."/>
      <w:lvlJc w:val="left"/>
      <w:pPr>
        <w:ind w:left="720" w:hanging="360"/>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73412"/>
    <w:multiLevelType w:val="multilevel"/>
    <w:tmpl w:val="8FD439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D3609B0"/>
    <w:multiLevelType w:val="multilevel"/>
    <w:tmpl w:val="4BF42E8E"/>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707083"/>
    <w:multiLevelType w:val="hybridMultilevel"/>
    <w:tmpl w:val="BA54B5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6">
    <w:abstractNumId w:val="15"/>
  </w:num>
  <w:num w:numId="1" w16cid:durableId="858080316">
    <w:abstractNumId w:val="10"/>
  </w:num>
  <w:num w:numId="2" w16cid:durableId="837384205">
    <w:abstractNumId w:val="8"/>
  </w:num>
  <w:num w:numId="3" w16cid:durableId="1871381499">
    <w:abstractNumId w:val="6"/>
  </w:num>
  <w:num w:numId="4" w16cid:durableId="642152420">
    <w:abstractNumId w:val="13"/>
  </w:num>
  <w:num w:numId="5" w16cid:durableId="320931056">
    <w:abstractNumId w:val="5"/>
  </w:num>
  <w:num w:numId="6" w16cid:durableId="906111019">
    <w:abstractNumId w:val="4"/>
  </w:num>
  <w:num w:numId="7" w16cid:durableId="740955604">
    <w:abstractNumId w:val="0"/>
  </w:num>
  <w:num w:numId="8" w16cid:durableId="1066222429">
    <w:abstractNumId w:val="1"/>
  </w:num>
  <w:num w:numId="9" w16cid:durableId="1433358721">
    <w:abstractNumId w:val="3"/>
  </w:num>
  <w:num w:numId="10" w16cid:durableId="1292708679">
    <w:abstractNumId w:val="14"/>
  </w:num>
  <w:num w:numId="11" w16cid:durableId="451246062">
    <w:abstractNumId w:val="2"/>
  </w:num>
  <w:num w:numId="12" w16cid:durableId="800656014">
    <w:abstractNumId w:val="12"/>
  </w:num>
  <w:num w:numId="13" w16cid:durableId="695034822">
    <w:abstractNumId w:val="9"/>
  </w:num>
  <w:num w:numId="14" w16cid:durableId="34821207">
    <w:abstractNumId w:val="11"/>
  </w:num>
  <w:num w:numId="15" w16cid:durableId="346634405">
    <w:abstractNumId w:val="7"/>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ayburu-Caruso, Vanessa A">
    <w15:presenceInfo w15:providerId="AD" w15:userId="S::vanessa.garayburu-caruso@pnnl.gov::e129c12f-749a-4310-80b6-042d2c75f741"/>
  </w15:person>
  <w15:person w15:author="Zimmerman, Amy E">
    <w15:presenceInfo w15:providerId="AD" w15:userId="S::amy.zimmerman@pnnl.gov::09f8a879-2175-4ca3-a0ed-254668db9954"/>
  </w15:person>
  <w15:person w15:author="Hofmockel, Kirsten S">
    <w15:presenceInfo w15:providerId="AD" w15:userId="S::kirsten.hofmockel@pnnl.gov::0c1464e9-47c8-4ba9-8732-c56f86d78b96"/>
  </w15:person>
  <w15:person w15:author="Bell, Sheryl L">
    <w15:presenceInfo w15:providerId="AD" w15:userId="S::sheryl.bell@pnnl.gov::19bc1f7b-bd62-4848-8ee0-09da9d73a64c"/>
  </w15:person>
  <w15:person w15:author="Degnan, David J">
    <w15:presenceInfo w15:providerId="AD" w15:userId="S::david.degnan@pnnl.gov::75febaa5-de0d-4c79-9e41-091dfc6af9f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64"/>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C934EF"/>
    <w:rsid w:val="00000C55"/>
    <w:rsid w:val="00001FEE"/>
    <w:rsid w:val="00004A1E"/>
    <w:rsid w:val="000051F6"/>
    <w:rsid w:val="00006CEA"/>
    <w:rsid w:val="00010478"/>
    <w:rsid w:val="0001078F"/>
    <w:rsid w:val="00011C40"/>
    <w:rsid w:val="00012A2C"/>
    <w:rsid w:val="00012A90"/>
    <w:rsid w:val="00016348"/>
    <w:rsid w:val="000169E0"/>
    <w:rsid w:val="00016D43"/>
    <w:rsid w:val="0002075B"/>
    <w:rsid w:val="00021F75"/>
    <w:rsid w:val="00023D7D"/>
    <w:rsid w:val="000268DD"/>
    <w:rsid w:val="0003210E"/>
    <w:rsid w:val="00032176"/>
    <w:rsid w:val="00032276"/>
    <w:rsid w:val="00033905"/>
    <w:rsid w:val="00034816"/>
    <w:rsid w:val="00035C35"/>
    <w:rsid w:val="00037931"/>
    <w:rsid w:val="000418DB"/>
    <w:rsid w:val="0004450A"/>
    <w:rsid w:val="00047B85"/>
    <w:rsid w:val="00051E81"/>
    <w:rsid w:val="000526CD"/>
    <w:rsid w:val="00055ADB"/>
    <w:rsid w:val="0005661F"/>
    <w:rsid w:val="0005701F"/>
    <w:rsid w:val="000600AA"/>
    <w:rsid w:val="00060B00"/>
    <w:rsid w:val="000643E0"/>
    <w:rsid w:val="0006494C"/>
    <w:rsid w:val="0006500D"/>
    <w:rsid w:val="00066608"/>
    <w:rsid w:val="0007032C"/>
    <w:rsid w:val="00071306"/>
    <w:rsid w:val="00072DAB"/>
    <w:rsid w:val="00074321"/>
    <w:rsid w:val="00075CB4"/>
    <w:rsid w:val="000761A2"/>
    <w:rsid w:val="00076ACE"/>
    <w:rsid w:val="00076BE5"/>
    <w:rsid w:val="00082D7D"/>
    <w:rsid w:val="000832B5"/>
    <w:rsid w:val="00083351"/>
    <w:rsid w:val="00084945"/>
    <w:rsid w:val="00086546"/>
    <w:rsid w:val="00087DEF"/>
    <w:rsid w:val="0009188C"/>
    <w:rsid w:val="00096704"/>
    <w:rsid w:val="00096CB5"/>
    <w:rsid w:val="000A07D9"/>
    <w:rsid w:val="000A4A4B"/>
    <w:rsid w:val="000A535A"/>
    <w:rsid w:val="000A700B"/>
    <w:rsid w:val="000B41A3"/>
    <w:rsid w:val="000B42FD"/>
    <w:rsid w:val="000B4DA0"/>
    <w:rsid w:val="000B6B07"/>
    <w:rsid w:val="000B72DD"/>
    <w:rsid w:val="000C1903"/>
    <w:rsid w:val="000C3688"/>
    <w:rsid w:val="000C40F3"/>
    <w:rsid w:val="000C4181"/>
    <w:rsid w:val="000C446C"/>
    <w:rsid w:val="000C528A"/>
    <w:rsid w:val="000C6155"/>
    <w:rsid w:val="000C64F1"/>
    <w:rsid w:val="000C6F16"/>
    <w:rsid w:val="000D4B4A"/>
    <w:rsid w:val="000D624D"/>
    <w:rsid w:val="000E00DE"/>
    <w:rsid w:val="000E035A"/>
    <w:rsid w:val="000E106F"/>
    <w:rsid w:val="000E1807"/>
    <w:rsid w:val="000E1CEC"/>
    <w:rsid w:val="000E25A7"/>
    <w:rsid w:val="000E3395"/>
    <w:rsid w:val="000E51D2"/>
    <w:rsid w:val="000E57F6"/>
    <w:rsid w:val="000E5BF5"/>
    <w:rsid w:val="000E6AFC"/>
    <w:rsid w:val="000E7905"/>
    <w:rsid w:val="000F2B5A"/>
    <w:rsid w:val="000F36C8"/>
    <w:rsid w:val="000F3A50"/>
    <w:rsid w:val="000F658E"/>
    <w:rsid w:val="000F7245"/>
    <w:rsid w:val="00101B08"/>
    <w:rsid w:val="001026FC"/>
    <w:rsid w:val="0010449B"/>
    <w:rsid w:val="00104CEC"/>
    <w:rsid w:val="00104E4B"/>
    <w:rsid w:val="0010742B"/>
    <w:rsid w:val="00112A77"/>
    <w:rsid w:val="00115922"/>
    <w:rsid w:val="00116EE0"/>
    <w:rsid w:val="00121746"/>
    <w:rsid w:val="00124028"/>
    <w:rsid w:val="00125477"/>
    <w:rsid w:val="001263CC"/>
    <w:rsid w:val="001265BA"/>
    <w:rsid w:val="00132036"/>
    <w:rsid w:val="00132C58"/>
    <w:rsid w:val="0013469A"/>
    <w:rsid w:val="00135155"/>
    <w:rsid w:val="00136E62"/>
    <w:rsid w:val="00137BF8"/>
    <w:rsid w:val="00137CD5"/>
    <w:rsid w:val="00142121"/>
    <w:rsid w:val="00142597"/>
    <w:rsid w:val="001431A0"/>
    <w:rsid w:val="001439A9"/>
    <w:rsid w:val="001451E4"/>
    <w:rsid w:val="00145BE2"/>
    <w:rsid w:val="00146148"/>
    <w:rsid w:val="001506E9"/>
    <w:rsid w:val="001509CA"/>
    <w:rsid w:val="00150E2A"/>
    <w:rsid w:val="001535BF"/>
    <w:rsid w:val="00155E89"/>
    <w:rsid w:val="0016109A"/>
    <w:rsid w:val="00161561"/>
    <w:rsid w:val="00162D49"/>
    <w:rsid w:val="00163746"/>
    <w:rsid w:val="00163FCD"/>
    <w:rsid w:val="00164D3F"/>
    <w:rsid w:val="001654B0"/>
    <w:rsid w:val="00165DC3"/>
    <w:rsid w:val="00166417"/>
    <w:rsid w:val="00166CA3"/>
    <w:rsid w:val="001673E5"/>
    <w:rsid w:val="001720F8"/>
    <w:rsid w:val="00172143"/>
    <w:rsid w:val="00172D8D"/>
    <w:rsid w:val="00173DAA"/>
    <w:rsid w:val="00175309"/>
    <w:rsid w:val="00175ABB"/>
    <w:rsid w:val="0017629C"/>
    <w:rsid w:val="00176A87"/>
    <w:rsid w:val="00177C4B"/>
    <w:rsid w:val="0018059B"/>
    <w:rsid w:val="001807CC"/>
    <w:rsid w:val="00183069"/>
    <w:rsid w:val="00184156"/>
    <w:rsid w:val="00185B18"/>
    <w:rsid w:val="00186436"/>
    <w:rsid w:val="001870B6"/>
    <w:rsid w:val="00187AE1"/>
    <w:rsid w:val="00193589"/>
    <w:rsid w:val="00194E79"/>
    <w:rsid w:val="00195921"/>
    <w:rsid w:val="001A03B5"/>
    <w:rsid w:val="001A05A8"/>
    <w:rsid w:val="001A27C9"/>
    <w:rsid w:val="001A4ADD"/>
    <w:rsid w:val="001B3785"/>
    <w:rsid w:val="001B4E7E"/>
    <w:rsid w:val="001B557E"/>
    <w:rsid w:val="001B56C0"/>
    <w:rsid w:val="001B59CC"/>
    <w:rsid w:val="001C4573"/>
    <w:rsid w:val="001C58AF"/>
    <w:rsid w:val="001C5F66"/>
    <w:rsid w:val="001C6D45"/>
    <w:rsid w:val="001C6E3B"/>
    <w:rsid w:val="001C6FDF"/>
    <w:rsid w:val="001C777A"/>
    <w:rsid w:val="001D13C7"/>
    <w:rsid w:val="001D1830"/>
    <w:rsid w:val="001D1B98"/>
    <w:rsid w:val="001D3421"/>
    <w:rsid w:val="001D3DDB"/>
    <w:rsid w:val="001D3E9C"/>
    <w:rsid w:val="001D4343"/>
    <w:rsid w:val="001D458F"/>
    <w:rsid w:val="001D49CE"/>
    <w:rsid w:val="001D5C0E"/>
    <w:rsid w:val="001E3984"/>
    <w:rsid w:val="001E3BD5"/>
    <w:rsid w:val="001E7E4B"/>
    <w:rsid w:val="001F03CF"/>
    <w:rsid w:val="001F0400"/>
    <w:rsid w:val="001F2900"/>
    <w:rsid w:val="001F2FFA"/>
    <w:rsid w:val="001F56FE"/>
    <w:rsid w:val="001F5D24"/>
    <w:rsid w:val="001F5D85"/>
    <w:rsid w:val="001F5E8B"/>
    <w:rsid w:val="001F62CE"/>
    <w:rsid w:val="001F678E"/>
    <w:rsid w:val="001F6C5F"/>
    <w:rsid w:val="0020005D"/>
    <w:rsid w:val="00200E59"/>
    <w:rsid w:val="00202EEB"/>
    <w:rsid w:val="002037E8"/>
    <w:rsid w:val="00205E3C"/>
    <w:rsid w:val="00206CF1"/>
    <w:rsid w:val="00206D06"/>
    <w:rsid w:val="00207632"/>
    <w:rsid w:val="00207AC0"/>
    <w:rsid w:val="0021241E"/>
    <w:rsid w:val="002131AB"/>
    <w:rsid w:val="00215C23"/>
    <w:rsid w:val="002168C2"/>
    <w:rsid w:val="00217D63"/>
    <w:rsid w:val="0022073F"/>
    <w:rsid w:val="002217EE"/>
    <w:rsid w:val="00222533"/>
    <w:rsid w:val="00222777"/>
    <w:rsid w:val="0022340C"/>
    <w:rsid w:val="00224DF2"/>
    <w:rsid w:val="0022601C"/>
    <w:rsid w:val="002267A1"/>
    <w:rsid w:val="00230730"/>
    <w:rsid w:val="002329D8"/>
    <w:rsid w:val="0023379B"/>
    <w:rsid w:val="0023396A"/>
    <w:rsid w:val="00234C7B"/>
    <w:rsid w:val="00236C7C"/>
    <w:rsid w:val="002371AB"/>
    <w:rsid w:val="0023765B"/>
    <w:rsid w:val="002436BD"/>
    <w:rsid w:val="00243940"/>
    <w:rsid w:val="002448C3"/>
    <w:rsid w:val="00246414"/>
    <w:rsid w:val="00250C33"/>
    <w:rsid w:val="00252371"/>
    <w:rsid w:val="002530AD"/>
    <w:rsid w:val="0025337C"/>
    <w:rsid w:val="00253A7D"/>
    <w:rsid w:val="00255BB2"/>
    <w:rsid w:val="00262CB3"/>
    <w:rsid w:val="00263742"/>
    <w:rsid w:val="00264A06"/>
    <w:rsid w:val="0026510B"/>
    <w:rsid w:val="002658BD"/>
    <w:rsid w:val="0026621F"/>
    <w:rsid w:val="002701A0"/>
    <w:rsid w:val="002711C1"/>
    <w:rsid w:val="00272875"/>
    <w:rsid w:val="002750E9"/>
    <w:rsid w:val="00280A03"/>
    <w:rsid w:val="00280C9D"/>
    <w:rsid w:val="00281021"/>
    <w:rsid w:val="00281A75"/>
    <w:rsid w:val="00282AD1"/>
    <w:rsid w:val="002830BE"/>
    <w:rsid w:val="00283126"/>
    <w:rsid w:val="00283904"/>
    <w:rsid w:val="0029052C"/>
    <w:rsid w:val="00292628"/>
    <w:rsid w:val="00294FB5"/>
    <w:rsid w:val="002973A2"/>
    <w:rsid w:val="002A10CB"/>
    <w:rsid w:val="002A2D9E"/>
    <w:rsid w:val="002A2ECD"/>
    <w:rsid w:val="002A3695"/>
    <w:rsid w:val="002A4048"/>
    <w:rsid w:val="002A4DE7"/>
    <w:rsid w:val="002A7506"/>
    <w:rsid w:val="002B1D3D"/>
    <w:rsid w:val="002B2048"/>
    <w:rsid w:val="002B2629"/>
    <w:rsid w:val="002B54A1"/>
    <w:rsid w:val="002B75D9"/>
    <w:rsid w:val="002B7AEE"/>
    <w:rsid w:val="002C192A"/>
    <w:rsid w:val="002C1AAF"/>
    <w:rsid w:val="002C1B11"/>
    <w:rsid w:val="002C3127"/>
    <w:rsid w:val="002C362D"/>
    <w:rsid w:val="002C4A3E"/>
    <w:rsid w:val="002C54F6"/>
    <w:rsid w:val="002C7125"/>
    <w:rsid w:val="002D5084"/>
    <w:rsid w:val="002D62BD"/>
    <w:rsid w:val="002D77F1"/>
    <w:rsid w:val="002D7A32"/>
    <w:rsid w:val="002E1070"/>
    <w:rsid w:val="002E1193"/>
    <w:rsid w:val="002E29BE"/>
    <w:rsid w:val="002E57E9"/>
    <w:rsid w:val="002F32A2"/>
    <w:rsid w:val="002F3419"/>
    <w:rsid w:val="002F4291"/>
    <w:rsid w:val="002F577B"/>
    <w:rsid w:val="002F5E02"/>
    <w:rsid w:val="00301A55"/>
    <w:rsid w:val="00301CFC"/>
    <w:rsid w:val="00301E90"/>
    <w:rsid w:val="00305525"/>
    <w:rsid w:val="00305976"/>
    <w:rsid w:val="003060B5"/>
    <w:rsid w:val="00306B02"/>
    <w:rsid w:val="0031060A"/>
    <w:rsid w:val="0031715F"/>
    <w:rsid w:val="00317B2A"/>
    <w:rsid w:val="003208FA"/>
    <w:rsid w:val="00321E38"/>
    <w:rsid w:val="00323195"/>
    <w:rsid w:val="0032551F"/>
    <w:rsid w:val="00330BAF"/>
    <w:rsid w:val="003357D4"/>
    <w:rsid w:val="00335B0C"/>
    <w:rsid w:val="00336513"/>
    <w:rsid w:val="00346287"/>
    <w:rsid w:val="00346ED3"/>
    <w:rsid w:val="00347341"/>
    <w:rsid w:val="00352120"/>
    <w:rsid w:val="00352E9C"/>
    <w:rsid w:val="00354094"/>
    <w:rsid w:val="0035427C"/>
    <w:rsid w:val="0035570B"/>
    <w:rsid w:val="00356DA4"/>
    <w:rsid w:val="0035798F"/>
    <w:rsid w:val="003619DF"/>
    <w:rsid w:val="003660A1"/>
    <w:rsid w:val="00372D93"/>
    <w:rsid w:val="00373322"/>
    <w:rsid w:val="00373671"/>
    <w:rsid w:val="00374259"/>
    <w:rsid w:val="00377AD0"/>
    <w:rsid w:val="00380A09"/>
    <w:rsid w:val="00381A61"/>
    <w:rsid w:val="00383E42"/>
    <w:rsid w:val="00383E5A"/>
    <w:rsid w:val="00384256"/>
    <w:rsid w:val="00384CE5"/>
    <w:rsid w:val="003856BA"/>
    <w:rsid w:val="00386983"/>
    <w:rsid w:val="00386A79"/>
    <w:rsid w:val="00391D84"/>
    <w:rsid w:val="0039203A"/>
    <w:rsid w:val="00392DA2"/>
    <w:rsid w:val="00393B8B"/>
    <w:rsid w:val="00396577"/>
    <w:rsid w:val="003A1E38"/>
    <w:rsid w:val="003A2792"/>
    <w:rsid w:val="003A3A4D"/>
    <w:rsid w:val="003A4F22"/>
    <w:rsid w:val="003A69EE"/>
    <w:rsid w:val="003A6C57"/>
    <w:rsid w:val="003A6EE3"/>
    <w:rsid w:val="003B029E"/>
    <w:rsid w:val="003B0534"/>
    <w:rsid w:val="003B1AD4"/>
    <w:rsid w:val="003B3948"/>
    <w:rsid w:val="003B4E2E"/>
    <w:rsid w:val="003B578A"/>
    <w:rsid w:val="003B7724"/>
    <w:rsid w:val="003C03F7"/>
    <w:rsid w:val="003C0CEF"/>
    <w:rsid w:val="003C10AA"/>
    <w:rsid w:val="003C34AA"/>
    <w:rsid w:val="003C374C"/>
    <w:rsid w:val="003C444F"/>
    <w:rsid w:val="003D5A3D"/>
    <w:rsid w:val="003D6B5A"/>
    <w:rsid w:val="003D6C27"/>
    <w:rsid w:val="003D781F"/>
    <w:rsid w:val="003E125F"/>
    <w:rsid w:val="003E18A2"/>
    <w:rsid w:val="003E2620"/>
    <w:rsid w:val="003E76D2"/>
    <w:rsid w:val="003F0307"/>
    <w:rsid w:val="003F2D6E"/>
    <w:rsid w:val="003F4C8B"/>
    <w:rsid w:val="003F579A"/>
    <w:rsid w:val="003F5B4E"/>
    <w:rsid w:val="003F5CCC"/>
    <w:rsid w:val="003F63C8"/>
    <w:rsid w:val="003F72EC"/>
    <w:rsid w:val="00400634"/>
    <w:rsid w:val="00400A59"/>
    <w:rsid w:val="00400C30"/>
    <w:rsid w:val="004020DA"/>
    <w:rsid w:val="004021E9"/>
    <w:rsid w:val="00402C0F"/>
    <w:rsid w:val="004046C8"/>
    <w:rsid w:val="00404E16"/>
    <w:rsid w:val="004056B7"/>
    <w:rsid w:val="00405FB6"/>
    <w:rsid w:val="004060D8"/>
    <w:rsid w:val="00410ECD"/>
    <w:rsid w:val="004132B2"/>
    <w:rsid w:val="004134A6"/>
    <w:rsid w:val="00413F5A"/>
    <w:rsid w:val="00421CA6"/>
    <w:rsid w:val="00422704"/>
    <w:rsid w:val="00424866"/>
    <w:rsid w:val="00425F0A"/>
    <w:rsid w:val="00427161"/>
    <w:rsid w:val="00430358"/>
    <w:rsid w:val="00430816"/>
    <w:rsid w:val="00430BF0"/>
    <w:rsid w:val="004319FC"/>
    <w:rsid w:val="00431E75"/>
    <w:rsid w:val="0043463D"/>
    <w:rsid w:val="004352B0"/>
    <w:rsid w:val="0043542C"/>
    <w:rsid w:val="004360AA"/>
    <w:rsid w:val="00436EA2"/>
    <w:rsid w:val="0044168D"/>
    <w:rsid w:val="00442B34"/>
    <w:rsid w:val="004465AF"/>
    <w:rsid w:val="00451A8E"/>
    <w:rsid w:val="004547F7"/>
    <w:rsid w:val="004549A9"/>
    <w:rsid w:val="00455B08"/>
    <w:rsid w:val="004566E3"/>
    <w:rsid w:val="0045685B"/>
    <w:rsid w:val="00457C72"/>
    <w:rsid w:val="00460BAA"/>
    <w:rsid w:val="004654AA"/>
    <w:rsid w:val="00465622"/>
    <w:rsid w:val="004657F9"/>
    <w:rsid w:val="00466663"/>
    <w:rsid w:val="00466A2B"/>
    <w:rsid w:val="004706AF"/>
    <w:rsid w:val="004717C0"/>
    <w:rsid w:val="00473CE0"/>
    <w:rsid w:val="00473F17"/>
    <w:rsid w:val="00476E49"/>
    <w:rsid w:val="0048058D"/>
    <w:rsid w:val="00481749"/>
    <w:rsid w:val="0048237A"/>
    <w:rsid w:val="004829BE"/>
    <w:rsid w:val="00484CEC"/>
    <w:rsid w:val="00486F96"/>
    <w:rsid w:val="00487A64"/>
    <w:rsid w:val="004906D4"/>
    <w:rsid w:val="0049150C"/>
    <w:rsid w:val="00491DA2"/>
    <w:rsid w:val="0049506E"/>
    <w:rsid w:val="00497A22"/>
    <w:rsid w:val="004A1EB7"/>
    <w:rsid w:val="004A478E"/>
    <w:rsid w:val="004A4C0B"/>
    <w:rsid w:val="004A5842"/>
    <w:rsid w:val="004A724F"/>
    <w:rsid w:val="004A749D"/>
    <w:rsid w:val="004B064C"/>
    <w:rsid w:val="004B249E"/>
    <w:rsid w:val="004B3DE8"/>
    <w:rsid w:val="004B4433"/>
    <w:rsid w:val="004B4C10"/>
    <w:rsid w:val="004B4C5F"/>
    <w:rsid w:val="004B6B22"/>
    <w:rsid w:val="004B73A1"/>
    <w:rsid w:val="004C1AC7"/>
    <w:rsid w:val="004C46F5"/>
    <w:rsid w:val="004C64B6"/>
    <w:rsid w:val="004C71A2"/>
    <w:rsid w:val="004C746A"/>
    <w:rsid w:val="004D288D"/>
    <w:rsid w:val="004D4321"/>
    <w:rsid w:val="004D46EA"/>
    <w:rsid w:val="004D4D49"/>
    <w:rsid w:val="004D4F4F"/>
    <w:rsid w:val="004D609F"/>
    <w:rsid w:val="004D616F"/>
    <w:rsid w:val="004E0AA3"/>
    <w:rsid w:val="004E66FB"/>
    <w:rsid w:val="004E7392"/>
    <w:rsid w:val="004E7EC7"/>
    <w:rsid w:val="004F53AB"/>
    <w:rsid w:val="004F7D21"/>
    <w:rsid w:val="005004B3"/>
    <w:rsid w:val="00501BC0"/>
    <w:rsid w:val="00502685"/>
    <w:rsid w:val="00505A76"/>
    <w:rsid w:val="00505BED"/>
    <w:rsid w:val="005062B2"/>
    <w:rsid w:val="005122FA"/>
    <w:rsid w:val="00514295"/>
    <w:rsid w:val="0051558F"/>
    <w:rsid w:val="00516555"/>
    <w:rsid w:val="00522F5F"/>
    <w:rsid w:val="00524EA1"/>
    <w:rsid w:val="0053034B"/>
    <w:rsid w:val="00530B60"/>
    <w:rsid w:val="00531252"/>
    <w:rsid w:val="00532BEA"/>
    <w:rsid w:val="00533877"/>
    <w:rsid w:val="00534064"/>
    <w:rsid w:val="00534E68"/>
    <w:rsid w:val="0053564E"/>
    <w:rsid w:val="00536D4C"/>
    <w:rsid w:val="005370F9"/>
    <w:rsid w:val="005417DE"/>
    <w:rsid w:val="00541CB0"/>
    <w:rsid w:val="0054390C"/>
    <w:rsid w:val="00544608"/>
    <w:rsid w:val="00550DB4"/>
    <w:rsid w:val="00552BD6"/>
    <w:rsid w:val="00557A63"/>
    <w:rsid w:val="00561FC3"/>
    <w:rsid w:val="00562077"/>
    <w:rsid w:val="005652A0"/>
    <w:rsid w:val="00566DE8"/>
    <w:rsid w:val="005700F7"/>
    <w:rsid w:val="0057012F"/>
    <w:rsid w:val="0057034E"/>
    <w:rsid w:val="00570B39"/>
    <w:rsid w:val="0057246A"/>
    <w:rsid w:val="0057350B"/>
    <w:rsid w:val="00576D42"/>
    <w:rsid w:val="00582314"/>
    <w:rsid w:val="00583B96"/>
    <w:rsid w:val="00584D96"/>
    <w:rsid w:val="00586591"/>
    <w:rsid w:val="005872FD"/>
    <w:rsid w:val="005879C4"/>
    <w:rsid w:val="00590F74"/>
    <w:rsid w:val="00592723"/>
    <w:rsid w:val="00592B82"/>
    <w:rsid w:val="00594A5B"/>
    <w:rsid w:val="00594CAB"/>
    <w:rsid w:val="005953D4"/>
    <w:rsid w:val="005962CE"/>
    <w:rsid w:val="005A2C5A"/>
    <w:rsid w:val="005B07AA"/>
    <w:rsid w:val="005B0E12"/>
    <w:rsid w:val="005B2014"/>
    <w:rsid w:val="005B2337"/>
    <w:rsid w:val="005B2384"/>
    <w:rsid w:val="005B2D2A"/>
    <w:rsid w:val="005B49A3"/>
    <w:rsid w:val="005B68B2"/>
    <w:rsid w:val="005B7F03"/>
    <w:rsid w:val="005C082F"/>
    <w:rsid w:val="005C0B07"/>
    <w:rsid w:val="005C2A08"/>
    <w:rsid w:val="005D0899"/>
    <w:rsid w:val="005D19B2"/>
    <w:rsid w:val="005D1A94"/>
    <w:rsid w:val="005D24B8"/>
    <w:rsid w:val="005D293E"/>
    <w:rsid w:val="005E04C1"/>
    <w:rsid w:val="005E0E0E"/>
    <w:rsid w:val="005E202B"/>
    <w:rsid w:val="005E4143"/>
    <w:rsid w:val="005E5437"/>
    <w:rsid w:val="005E6070"/>
    <w:rsid w:val="005E68E6"/>
    <w:rsid w:val="005E69CC"/>
    <w:rsid w:val="005E7DB2"/>
    <w:rsid w:val="005F115D"/>
    <w:rsid w:val="005F127D"/>
    <w:rsid w:val="005F35F4"/>
    <w:rsid w:val="005F4968"/>
    <w:rsid w:val="00601076"/>
    <w:rsid w:val="0060186A"/>
    <w:rsid w:val="0060188A"/>
    <w:rsid w:val="00602044"/>
    <w:rsid w:val="00604413"/>
    <w:rsid w:val="006044BD"/>
    <w:rsid w:val="00604AA4"/>
    <w:rsid w:val="00604B0C"/>
    <w:rsid w:val="006052E1"/>
    <w:rsid w:val="00607827"/>
    <w:rsid w:val="006104F2"/>
    <w:rsid w:val="0061224B"/>
    <w:rsid w:val="0061254B"/>
    <w:rsid w:val="00616734"/>
    <w:rsid w:val="006168DE"/>
    <w:rsid w:val="00617BAD"/>
    <w:rsid w:val="00620DCF"/>
    <w:rsid w:val="00621D8A"/>
    <w:rsid w:val="00623B65"/>
    <w:rsid w:val="00632E09"/>
    <w:rsid w:val="00632F26"/>
    <w:rsid w:val="0063317D"/>
    <w:rsid w:val="00636188"/>
    <w:rsid w:val="0063627A"/>
    <w:rsid w:val="006365DE"/>
    <w:rsid w:val="00636C92"/>
    <w:rsid w:val="00640EE6"/>
    <w:rsid w:val="00646CF6"/>
    <w:rsid w:val="0064777C"/>
    <w:rsid w:val="006478B9"/>
    <w:rsid w:val="00651201"/>
    <w:rsid w:val="0065185F"/>
    <w:rsid w:val="00653C05"/>
    <w:rsid w:val="00653D7E"/>
    <w:rsid w:val="0065627A"/>
    <w:rsid w:val="00657378"/>
    <w:rsid w:val="00657C22"/>
    <w:rsid w:val="00660867"/>
    <w:rsid w:val="0066219E"/>
    <w:rsid w:val="00663109"/>
    <w:rsid w:val="00663F04"/>
    <w:rsid w:val="00665C8D"/>
    <w:rsid w:val="00666DCF"/>
    <w:rsid w:val="00667B7C"/>
    <w:rsid w:val="0067035B"/>
    <w:rsid w:val="00670B77"/>
    <w:rsid w:val="00675288"/>
    <w:rsid w:val="00675D0F"/>
    <w:rsid w:val="006760DB"/>
    <w:rsid w:val="006763B8"/>
    <w:rsid w:val="00676B2A"/>
    <w:rsid w:val="00676B4A"/>
    <w:rsid w:val="006820EE"/>
    <w:rsid w:val="00682A35"/>
    <w:rsid w:val="00683C64"/>
    <w:rsid w:val="00684467"/>
    <w:rsid w:val="0068456E"/>
    <w:rsid w:val="00696E18"/>
    <w:rsid w:val="00696E25"/>
    <w:rsid w:val="006A3952"/>
    <w:rsid w:val="006A4AAB"/>
    <w:rsid w:val="006A5341"/>
    <w:rsid w:val="006A598A"/>
    <w:rsid w:val="006B01DB"/>
    <w:rsid w:val="006B046E"/>
    <w:rsid w:val="006B68E3"/>
    <w:rsid w:val="006C0277"/>
    <w:rsid w:val="006C483B"/>
    <w:rsid w:val="006C60E5"/>
    <w:rsid w:val="006C6C11"/>
    <w:rsid w:val="006C6FA9"/>
    <w:rsid w:val="006D07FF"/>
    <w:rsid w:val="006D0D13"/>
    <w:rsid w:val="006D2343"/>
    <w:rsid w:val="006D2859"/>
    <w:rsid w:val="006D3379"/>
    <w:rsid w:val="006D38AD"/>
    <w:rsid w:val="006D40C1"/>
    <w:rsid w:val="006D4640"/>
    <w:rsid w:val="006D4E8F"/>
    <w:rsid w:val="006D73DC"/>
    <w:rsid w:val="006E0D70"/>
    <w:rsid w:val="006E371E"/>
    <w:rsid w:val="006E6BF5"/>
    <w:rsid w:val="006E73D5"/>
    <w:rsid w:val="006E7A1A"/>
    <w:rsid w:val="006E7EF6"/>
    <w:rsid w:val="006F0AB8"/>
    <w:rsid w:val="006F0EC0"/>
    <w:rsid w:val="006F1E35"/>
    <w:rsid w:val="006F2887"/>
    <w:rsid w:val="006F3FC2"/>
    <w:rsid w:val="006F461C"/>
    <w:rsid w:val="006F56E8"/>
    <w:rsid w:val="006F6967"/>
    <w:rsid w:val="006F6DBA"/>
    <w:rsid w:val="006F7FEF"/>
    <w:rsid w:val="007003AD"/>
    <w:rsid w:val="00700618"/>
    <w:rsid w:val="00701F42"/>
    <w:rsid w:val="007046B5"/>
    <w:rsid w:val="0070591C"/>
    <w:rsid w:val="00706849"/>
    <w:rsid w:val="00707B37"/>
    <w:rsid w:val="007107E9"/>
    <w:rsid w:val="0071322A"/>
    <w:rsid w:val="00715443"/>
    <w:rsid w:val="007165E7"/>
    <w:rsid w:val="00716908"/>
    <w:rsid w:val="00717079"/>
    <w:rsid w:val="007177F0"/>
    <w:rsid w:val="00721327"/>
    <w:rsid w:val="0072352B"/>
    <w:rsid w:val="00723ADC"/>
    <w:rsid w:val="00723E1A"/>
    <w:rsid w:val="00731187"/>
    <w:rsid w:val="00731DFD"/>
    <w:rsid w:val="00734594"/>
    <w:rsid w:val="0073579E"/>
    <w:rsid w:val="00737B44"/>
    <w:rsid w:val="0074184D"/>
    <w:rsid w:val="00742FF0"/>
    <w:rsid w:val="00751133"/>
    <w:rsid w:val="007531DF"/>
    <w:rsid w:val="007541AD"/>
    <w:rsid w:val="00754286"/>
    <w:rsid w:val="00757276"/>
    <w:rsid w:val="00757D6B"/>
    <w:rsid w:val="007613CF"/>
    <w:rsid w:val="007625A5"/>
    <w:rsid w:val="00762E0A"/>
    <w:rsid w:val="00765380"/>
    <w:rsid w:val="007707EA"/>
    <w:rsid w:val="00770EA8"/>
    <w:rsid w:val="0077357F"/>
    <w:rsid w:val="00777203"/>
    <w:rsid w:val="00783386"/>
    <w:rsid w:val="00783FA8"/>
    <w:rsid w:val="007861CB"/>
    <w:rsid w:val="00791234"/>
    <w:rsid w:val="00795017"/>
    <w:rsid w:val="00795FD4"/>
    <w:rsid w:val="007A0D07"/>
    <w:rsid w:val="007A12CE"/>
    <w:rsid w:val="007A216F"/>
    <w:rsid w:val="007A245E"/>
    <w:rsid w:val="007A3BD2"/>
    <w:rsid w:val="007A787D"/>
    <w:rsid w:val="007B0FBC"/>
    <w:rsid w:val="007B2C3E"/>
    <w:rsid w:val="007B40BD"/>
    <w:rsid w:val="007B4729"/>
    <w:rsid w:val="007B4B2B"/>
    <w:rsid w:val="007B5487"/>
    <w:rsid w:val="007B57A4"/>
    <w:rsid w:val="007C3205"/>
    <w:rsid w:val="007C3789"/>
    <w:rsid w:val="007C7727"/>
    <w:rsid w:val="007C779C"/>
    <w:rsid w:val="007D6677"/>
    <w:rsid w:val="007D6D1C"/>
    <w:rsid w:val="007D7CD3"/>
    <w:rsid w:val="007D7CFB"/>
    <w:rsid w:val="007E0B36"/>
    <w:rsid w:val="007E17E2"/>
    <w:rsid w:val="007E2E4F"/>
    <w:rsid w:val="007E53C1"/>
    <w:rsid w:val="007E5FC0"/>
    <w:rsid w:val="007E7A89"/>
    <w:rsid w:val="007F3584"/>
    <w:rsid w:val="007F5727"/>
    <w:rsid w:val="00800CA2"/>
    <w:rsid w:val="00802615"/>
    <w:rsid w:val="008027B2"/>
    <w:rsid w:val="008052C9"/>
    <w:rsid w:val="00810F44"/>
    <w:rsid w:val="00811D2B"/>
    <w:rsid w:val="008124F4"/>
    <w:rsid w:val="00812E12"/>
    <w:rsid w:val="00814742"/>
    <w:rsid w:val="00822B1D"/>
    <w:rsid w:val="008246BE"/>
    <w:rsid w:val="008263C8"/>
    <w:rsid w:val="0083539D"/>
    <w:rsid w:val="00836265"/>
    <w:rsid w:val="008370AF"/>
    <w:rsid w:val="00837B81"/>
    <w:rsid w:val="00840E3E"/>
    <w:rsid w:val="0084168B"/>
    <w:rsid w:val="00841FA8"/>
    <w:rsid w:val="00841FF9"/>
    <w:rsid w:val="00842F84"/>
    <w:rsid w:val="00847A8E"/>
    <w:rsid w:val="0085372E"/>
    <w:rsid w:val="00854CDA"/>
    <w:rsid w:val="00861382"/>
    <w:rsid w:val="008658FC"/>
    <w:rsid w:val="008714A8"/>
    <w:rsid w:val="00871CAC"/>
    <w:rsid w:val="00873025"/>
    <w:rsid w:val="00873FC4"/>
    <w:rsid w:val="00874860"/>
    <w:rsid w:val="00876693"/>
    <w:rsid w:val="0087721D"/>
    <w:rsid w:val="008804BD"/>
    <w:rsid w:val="00880509"/>
    <w:rsid w:val="008832B8"/>
    <w:rsid w:val="008854EF"/>
    <w:rsid w:val="00886B4A"/>
    <w:rsid w:val="00886CA3"/>
    <w:rsid w:val="00887026"/>
    <w:rsid w:val="0089005A"/>
    <w:rsid w:val="00890652"/>
    <w:rsid w:val="00892ADD"/>
    <w:rsid w:val="00893818"/>
    <w:rsid w:val="00895B4C"/>
    <w:rsid w:val="00895E47"/>
    <w:rsid w:val="00897788"/>
    <w:rsid w:val="008A0CB9"/>
    <w:rsid w:val="008A4AAC"/>
    <w:rsid w:val="008A5710"/>
    <w:rsid w:val="008B33C8"/>
    <w:rsid w:val="008B405E"/>
    <w:rsid w:val="008B529D"/>
    <w:rsid w:val="008B52D3"/>
    <w:rsid w:val="008B5320"/>
    <w:rsid w:val="008B5CA6"/>
    <w:rsid w:val="008B6FD2"/>
    <w:rsid w:val="008B6FF2"/>
    <w:rsid w:val="008B7510"/>
    <w:rsid w:val="008C0B07"/>
    <w:rsid w:val="008C4545"/>
    <w:rsid w:val="008C475D"/>
    <w:rsid w:val="008C47D3"/>
    <w:rsid w:val="008C5196"/>
    <w:rsid w:val="008C5D51"/>
    <w:rsid w:val="008C6338"/>
    <w:rsid w:val="008C63DB"/>
    <w:rsid w:val="008C6F04"/>
    <w:rsid w:val="008C7163"/>
    <w:rsid w:val="008C7690"/>
    <w:rsid w:val="008C7DDE"/>
    <w:rsid w:val="008D0352"/>
    <w:rsid w:val="008D1109"/>
    <w:rsid w:val="008D2279"/>
    <w:rsid w:val="008D381A"/>
    <w:rsid w:val="008D3FD0"/>
    <w:rsid w:val="008D5B18"/>
    <w:rsid w:val="008D63E0"/>
    <w:rsid w:val="008E0F04"/>
    <w:rsid w:val="008E1AD1"/>
    <w:rsid w:val="008E1B53"/>
    <w:rsid w:val="008E2C37"/>
    <w:rsid w:val="008E4250"/>
    <w:rsid w:val="008E58CF"/>
    <w:rsid w:val="008E6D71"/>
    <w:rsid w:val="008F161B"/>
    <w:rsid w:val="008F1F63"/>
    <w:rsid w:val="008F20AB"/>
    <w:rsid w:val="008F325B"/>
    <w:rsid w:val="008F32EC"/>
    <w:rsid w:val="008F3777"/>
    <w:rsid w:val="008F4CA4"/>
    <w:rsid w:val="008F66A9"/>
    <w:rsid w:val="009004F7"/>
    <w:rsid w:val="009013AE"/>
    <w:rsid w:val="00905110"/>
    <w:rsid w:val="0090597A"/>
    <w:rsid w:val="009077A9"/>
    <w:rsid w:val="0091076B"/>
    <w:rsid w:val="0091230B"/>
    <w:rsid w:val="00912A5D"/>
    <w:rsid w:val="0091309A"/>
    <w:rsid w:val="0091419C"/>
    <w:rsid w:val="00914F70"/>
    <w:rsid w:val="00917000"/>
    <w:rsid w:val="00917C24"/>
    <w:rsid w:val="00917C86"/>
    <w:rsid w:val="00920035"/>
    <w:rsid w:val="00920EC2"/>
    <w:rsid w:val="0092272F"/>
    <w:rsid w:val="009236A4"/>
    <w:rsid w:val="00923D67"/>
    <w:rsid w:val="00923FE7"/>
    <w:rsid w:val="009245DB"/>
    <w:rsid w:val="00924608"/>
    <w:rsid w:val="009256AE"/>
    <w:rsid w:val="00925BF9"/>
    <w:rsid w:val="00925E34"/>
    <w:rsid w:val="009308C0"/>
    <w:rsid w:val="009314AC"/>
    <w:rsid w:val="00933407"/>
    <w:rsid w:val="00934BBB"/>
    <w:rsid w:val="0093634C"/>
    <w:rsid w:val="0093641B"/>
    <w:rsid w:val="00936D4A"/>
    <w:rsid w:val="009406E1"/>
    <w:rsid w:val="00943FDC"/>
    <w:rsid w:val="0094455D"/>
    <w:rsid w:val="00945098"/>
    <w:rsid w:val="00950BF8"/>
    <w:rsid w:val="00952664"/>
    <w:rsid w:val="00952BDE"/>
    <w:rsid w:val="009554A8"/>
    <w:rsid w:val="00956574"/>
    <w:rsid w:val="00957378"/>
    <w:rsid w:val="009574A7"/>
    <w:rsid w:val="00957770"/>
    <w:rsid w:val="009636DA"/>
    <w:rsid w:val="00963E49"/>
    <w:rsid w:val="0096549C"/>
    <w:rsid w:val="00965C7E"/>
    <w:rsid w:val="009678F8"/>
    <w:rsid w:val="00967F6B"/>
    <w:rsid w:val="00971D4A"/>
    <w:rsid w:val="009726B3"/>
    <w:rsid w:val="00975072"/>
    <w:rsid w:val="0097754F"/>
    <w:rsid w:val="00980FB3"/>
    <w:rsid w:val="00981141"/>
    <w:rsid w:val="00981683"/>
    <w:rsid w:val="00981B53"/>
    <w:rsid w:val="0098287B"/>
    <w:rsid w:val="009839A7"/>
    <w:rsid w:val="00984324"/>
    <w:rsid w:val="00984FB6"/>
    <w:rsid w:val="00986566"/>
    <w:rsid w:val="009867E8"/>
    <w:rsid w:val="00991993"/>
    <w:rsid w:val="00992886"/>
    <w:rsid w:val="00992D8F"/>
    <w:rsid w:val="0099367C"/>
    <w:rsid w:val="0099432B"/>
    <w:rsid w:val="0099516E"/>
    <w:rsid w:val="009976F6"/>
    <w:rsid w:val="009A1973"/>
    <w:rsid w:val="009A2300"/>
    <w:rsid w:val="009A2C8E"/>
    <w:rsid w:val="009A6B73"/>
    <w:rsid w:val="009A6C83"/>
    <w:rsid w:val="009A7B94"/>
    <w:rsid w:val="009B4C13"/>
    <w:rsid w:val="009B7EAF"/>
    <w:rsid w:val="009C080A"/>
    <w:rsid w:val="009C1338"/>
    <w:rsid w:val="009C2246"/>
    <w:rsid w:val="009C3729"/>
    <w:rsid w:val="009C3F5F"/>
    <w:rsid w:val="009C5207"/>
    <w:rsid w:val="009C712F"/>
    <w:rsid w:val="009C78C9"/>
    <w:rsid w:val="009D1AF3"/>
    <w:rsid w:val="009D1EE6"/>
    <w:rsid w:val="009D243C"/>
    <w:rsid w:val="009D259F"/>
    <w:rsid w:val="009D2AF6"/>
    <w:rsid w:val="009D2F53"/>
    <w:rsid w:val="009D357B"/>
    <w:rsid w:val="009D383E"/>
    <w:rsid w:val="009D3C5F"/>
    <w:rsid w:val="009D3D36"/>
    <w:rsid w:val="009D4499"/>
    <w:rsid w:val="009D4FF9"/>
    <w:rsid w:val="009E2E7B"/>
    <w:rsid w:val="009E3AF8"/>
    <w:rsid w:val="009E4E8A"/>
    <w:rsid w:val="009E56C2"/>
    <w:rsid w:val="009E5ADD"/>
    <w:rsid w:val="009E633E"/>
    <w:rsid w:val="009E7646"/>
    <w:rsid w:val="009F0FAE"/>
    <w:rsid w:val="009F2160"/>
    <w:rsid w:val="009F6BF2"/>
    <w:rsid w:val="009F7EE9"/>
    <w:rsid w:val="00A01F3A"/>
    <w:rsid w:val="00A02CE9"/>
    <w:rsid w:val="00A02F94"/>
    <w:rsid w:val="00A03EB6"/>
    <w:rsid w:val="00A05342"/>
    <w:rsid w:val="00A05ACA"/>
    <w:rsid w:val="00A05C5F"/>
    <w:rsid w:val="00A066D5"/>
    <w:rsid w:val="00A0785B"/>
    <w:rsid w:val="00A07D2C"/>
    <w:rsid w:val="00A110B9"/>
    <w:rsid w:val="00A114EC"/>
    <w:rsid w:val="00A11934"/>
    <w:rsid w:val="00A1448F"/>
    <w:rsid w:val="00A14C80"/>
    <w:rsid w:val="00A22086"/>
    <w:rsid w:val="00A22424"/>
    <w:rsid w:val="00A240BF"/>
    <w:rsid w:val="00A24174"/>
    <w:rsid w:val="00A2477D"/>
    <w:rsid w:val="00A30182"/>
    <w:rsid w:val="00A316D9"/>
    <w:rsid w:val="00A34272"/>
    <w:rsid w:val="00A368A0"/>
    <w:rsid w:val="00A374FA"/>
    <w:rsid w:val="00A40702"/>
    <w:rsid w:val="00A40E22"/>
    <w:rsid w:val="00A411C0"/>
    <w:rsid w:val="00A42FCB"/>
    <w:rsid w:val="00A4344D"/>
    <w:rsid w:val="00A4480B"/>
    <w:rsid w:val="00A45049"/>
    <w:rsid w:val="00A45AE7"/>
    <w:rsid w:val="00A501CD"/>
    <w:rsid w:val="00A534A3"/>
    <w:rsid w:val="00A53887"/>
    <w:rsid w:val="00A545B0"/>
    <w:rsid w:val="00A54EA2"/>
    <w:rsid w:val="00A5504B"/>
    <w:rsid w:val="00A56470"/>
    <w:rsid w:val="00A60509"/>
    <w:rsid w:val="00A606BB"/>
    <w:rsid w:val="00A60DF7"/>
    <w:rsid w:val="00A6157E"/>
    <w:rsid w:val="00A62112"/>
    <w:rsid w:val="00A64523"/>
    <w:rsid w:val="00A64B7A"/>
    <w:rsid w:val="00A6508E"/>
    <w:rsid w:val="00A65281"/>
    <w:rsid w:val="00A6529A"/>
    <w:rsid w:val="00A65560"/>
    <w:rsid w:val="00A6562D"/>
    <w:rsid w:val="00A66A5F"/>
    <w:rsid w:val="00A71BA5"/>
    <w:rsid w:val="00A72820"/>
    <w:rsid w:val="00A75054"/>
    <w:rsid w:val="00A77E38"/>
    <w:rsid w:val="00A827F9"/>
    <w:rsid w:val="00A82839"/>
    <w:rsid w:val="00A83A66"/>
    <w:rsid w:val="00A8690B"/>
    <w:rsid w:val="00A86C17"/>
    <w:rsid w:val="00A94C4E"/>
    <w:rsid w:val="00A94D12"/>
    <w:rsid w:val="00A9563C"/>
    <w:rsid w:val="00A96046"/>
    <w:rsid w:val="00A96C35"/>
    <w:rsid w:val="00A96E90"/>
    <w:rsid w:val="00A9770E"/>
    <w:rsid w:val="00AA056A"/>
    <w:rsid w:val="00AA0D4A"/>
    <w:rsid w:val="00AA0FD2"/>
    <w:rsid w:val="00AA1478"/>
    <w:rsid w:val="00AA1F8C"/>
    <w:rsid w:val="00AA2A96"/>
    <w:rsid w:val="00AA38DB"/>
    <w:rsid w:val="00AA6F92"/>
    <w:rsid w:val="00AA725E"/>
    <w:rsid w:val="00AB0210"/>
    <w:rsid w:val="00AB0763"/>
    <w:rsid w:val="00AB0FC4"/>
    <w:rsid w:val="00AB2B55"/>
    <w:rsid w:val="00AB387E"/>
    <w:rsid w:val="00AB470E"/>
    <w:rsid w:val="00AB55DC"/>
    <w:rsid w:val="00AB7AE1"/>
    <w:rsid w:val="00AC038A"/>
    <w:rsid w:val="00AC0724"/>
    <w:rsid w:val="00AC13FF"/>
    <w:rsid w:val="00AC34B2"/>
    <w:rsid w:val="00AC3810"/>
    <w:rsid w:val="00AC3D43"/>
    <w:rsid w:val="00AC3F86"/>
    <w:rsid w:val="00AC49A7"/>
    <w:rsid w:val="00AC53B4"/>
    <w:rsid w:val="00AC5B49"/>
    <w:rsid w:val="00AD05E4"/>
    <w:rsid w:val="00AD1313"/>
    <w:rsid w:val="00AD2005"/>
    <w:rsid w:val="00AD38EC"/>
    <w:rsid w:val="00AD62D0"/>
    <w:rsid w:val="00AD74D6"/>
    <w:rsid w:val="00AD756F"/>
    <w:rsid w:val="00AE03A6"/>
    <w:rsid w:val="00AE48C9"/>
    <w:rsid w:val="00AE4E9A"/>
    <w:rsid w:val="00AE527A"/>
    <w:rsid w:val="00AE55FE"/>
    <w:rsid w:val="00AF6679"/>
    <w:rsid w:val="00AF79F7"/>
    <w:rsid w:val="00AF7E0B"/>
    <w:rsid w:val="00B01FD6"/>
    <w:rsid w:val="00B03F84"/>
    <w:rsid w:val="00B05601"/>
    <w:rsid w:val="00B06700"/>
    <w:rsid w:val="00B0670F"/>
    <w:rsid w:val="00B06C35"/>
    <w:rsid w:val="00B07D5B"/>
    <w:rsid w:val="00B10A41"/>
    <w:rsid w:val="00B124D0"/>
    <w:rsid w:val="00B13F45"/>
    <w:rsid w:val="00B17A5E"/>
    <w:rsid w:val="00B203E5"/>
    <w:rsid w:val="00B20FA6"/>
    <w:rsid w:val="00B218F9"/>
    <w:rsid w:val="00B21C90"/>
    <w:rsid w:val="00B23501"/>
    <w:rsid w:val="00B25A40"/>
    <w:rsid w:val="00B275B9"/>
    <w:rsid w:val="00B30A66"/>
    <w:rsid w:val="00B311BE"/>
    <w:rsid w:val="00B32D97"/>
    <w:rsid w:val="00B32E40"/>
    <w:rsid w:val="00B3422A"/>
    <w:rsid w:val="00B35534"/>
    <w:rsid w:val="00B355D0"/>
    <w:rsid w:val="00B36FDD"/>
    <w:rsid w:val="00B3726A"/>
    <w:rsid w:val="00B41E87"/>
    <w:rsid w:val="00B4440F"/>
    <w:rsid w:val="00B445BC"/>
    <w:rsid w:val="00B45BB0"/>
    <w:rsid w:val="00B470AE"/>
    <w:rsid w:val="00B47A4B"/>
    <w:rsid w:val="00B47B39"/>
    <w:rsid w:val="00B525D2"/>
    <w:rsid w:val="00B55742"/>
    <w:rsid w:val="00B567CA"/>
    <w:rsid w:val="00B572BF"/>
    <w:rsid w:val="00B6079C"/>
    <w:rsid w:val="00B61591"/>
    <w:rsid w:val="00B64A3D"/>
    <w:rsid w:val="00B65592"/>
    <w:rsid w:val="00B675DD"/>
    <w:rsid w:val="00B67B25"/>
    <w:rsid w:val="00B707D8"/>
    <w:rsid w:val="00B7549D"/>
    <w:rsid w:val="00B7582C"/>
    <w:rsid w:val="00B810D1"/>
    <w:rsid w:val="00B852B6"/>
    <w:rsid w:val="00B8634C"/>
    <w:rsid w:val="00B86A6C"/>
    <w:rsid w:val="00B86CCB"/>
    <w:rsid w:val="00B87B7F"/>
    <w:rsid w:val="00B9008A"/>
    <w:rsid w:val="00B917D9"/>
    <w:rsid w:val="00B9564D"/>
    <w:rsid w:val="00B978D4"/>
    <w:rsid w:val="00BA0727"/>
    <w:rsid w:val="00BA0F2C"/>
    <w:rsid w:val="00BA2594"/>
    <w:rsid w:val="00BA4A9D"/>
    <w:rsid w:val="00BA7AB6"/>
    <w:rsid w:val="00BB4FC2"/>
    <w:rsid w:val="00BB5609"/>
    <w:rsid w:val="00BB753D"/>
    <w:rsid w:val="00BC0762"/>
    <w:rsid w:val="00BC2F5F"/>
    <w:rsid w:val="00BC33CD"/>
    <w:rsid w:val="00BC3BB1"/>
    <w:rsid w:val="00BC3D23"/>
    <w:rsid w:val="00BC58F2"/>
    <w:rsid w:val="00BC64B5"/>
    <w:rsid w:val="00BD02D2"/>
    <w:rsid w:val="00BD1EC6"/>
    <w:rsid w:val="00BD2704"/>
    <w:rsid w:val="00BD4903"/>
    <w:rsid w:val="00BD6222"/>
    <w:rsid w:val="00BD6286"/>
    <w:rsid w:val="00BD65D2"/>
    <w:rsid w:val="00BD6D3A"/>
    <w:rsid w:val="00BE2C4C"/>
    <w:rsid w:val="00BE4764"/>
    <w:rsid w:val="00BE71FA"/>
    <w:rsid w:val="00BF10FE"/>
    <w:rsid w:val="00BF1300"/>
    <w:rsid w:val="00BF25BD"/>
    <w:rsid w:val="00BF39B5"/>
    <w:rsid w:val="00BF728B"/>
    <w:rsid w:val="00C02F5E"/>
    <w:rsid w:val="00C04B61"/>
    <w:rsid w:val="00C060E5"/>
    <w:rsid w:val="00C10277"/>
    <w:rsid w:val="00C10785"/>
    <w:rsid w:val="00C107A5"/>
    <w:rsid w:val="00C1170F"/>
    <w:rsid w:val="00C145CF"/>
    <w:rsid w:val="00C15C69"/>
    <w:rsid w:val="00C16A5E"/>
    <w:rsid w:val="00C17C90"/>
    <w:rsid w:val="00C20E3B"/>
    <w:rsid w:val="00C2503D"/>
    <w:rsid w:val="00C25198"/>
    <w:rsid w:val="00C25C49"/>
    <w:rsid w:val="00C2675B"/>
    <w:rsid w:val="00C26E32"/>
    <w:rsid w:val="00C31498"/>
    <w:rsid w:val="00C3226F"/>
    <w:rsid w:val="00C35324"/>
    <w:rsid w:val="00C37E1E"/>
    <w:rsid w:val="00C40417"/>
    <w:rsid w:val="00C41345"/>
    <w:rsid w:val="00C439E0"/>
    <w:rsid w:val="00C44A3A"/>
    <w:rsid w:val="00C5154D"/>
    <w:rsid w:val="00C51BF2"/>
    <w:rsid w:val="00C5291E"/>
    <w:rsid w:val="00C5507A"/>
    <w:rsid w:val="00C5597F"/>
    <w:rsid w:val="00C577D1"/>
    <w:rsid w:val="00C604CD"/>
    <w:rsid w:val="00C6087B"/>
    <w:rsid w:val="00C60E9A"/>
    <w:rsid w:val="00C6160B"/>
    <w:rsid w:val="00C6250F"/>
    <w:rsid w:val="00C63C76"/>
    <w:rsid w:val="00C63C8B"/>
    <w:rsid w:val="00C64248"/>
    <w:rsid w:val="00C67341"/>
    <w:rsid w:val="00C6758C"/>
    <w:rsid w:val="00C7058C"/>
    <w:rsid w:val="00C73DCA"/>
    <w:rsid w:val="00C74E21"/>
    <w:rsid w:val="00C80F2B"/>
    <w:rsid w:val="00C8259C"/>
    <w:rsid w:val="00C82D22"/>
    <w:rsid w:val="00C835BD"/>
    <w:rsid w:val="00C9001B"/>
    <w:rsid w:val="00C9237E"/>
    <w:rsid w:val="00CA019D"/>
    <w:rsid w:val="00CA2E17"/>
    <w:rsid w:val="00CA3AC4"/>
    <w:rsid w:val="00CA646A"/>
    <w:rsid w:val="00CB24C1"/>
    <w:rsid w:val="00CB3D1D"/>
    <w:rsid w:val="00CB4E84"/>
    <w:rsid w:val="00CB71CC"/>
    <w:rsid w:val="00CC1D7F"/>
    <w:rsid w:val="00CC7DC8"/>
    <w:rsid w:val="00CD1706"/>
    <w:rsid w:val="00CD4117"/>
    <w:rsid w:val="00CD558C"/>
    <w:rsid w:val="00CD671F"/>
    <w:rsid w:val="00CE30C7"/>
    <w:rsid w:val="00CF109D"/>
    <w:rsid w:val="00CF1946"/>
    <w:rsid w:val="00CF6580"/>
    <w:rsid w:val="00CF6D5F"/>
    <w:rsid w:val="00CF6FE9"/>
    <w:rsid w:val="00CF752D"/>
    <w:rsid w:val="00CF7B94"/>
    <w:rsid w:val="00CF7E03"/>
    <w:rsid w:val="00D01927"/>
    <w:rsid w:val="00D04DD2"/>
    <w:rsid w:val="00D05260"/>
    <w:rsid w:val="00D05AC7"/>
    <w:rsid w:val="00D06443"/>
    <w:rsid w:val="00D06C72"/>
    <w:rsid w:val="00D0737A"/>
    <w:rsid w:val="00D07D16"/>
    <w:rsid w:val="00D1083E"/>
    <w:rsid w:val="00D12168"/>
    <w:rsid w:val="00D141EF"/>
    <w:rsid w:val="00D153CE"/>
    <w:rsid w:val="00D163E1"/>
    <w:rsid w:val="00D20525"/>
    <w:rsid w:val="00D20779"/>
    <w:rsid w:val="00D21246"/>
    <w:rsid w:val="00D212CE"/>
    <w:rsid w:val="00D227EC"/>
    <w:rsid w:val="00D24230"/>
    <w:rsid w:val="00D24801"/>
    <w:rsid w:val="00D25011"/>
    <w:rsid w:val="00D2590A"/>
    <w:rsid w:val="00D26920"/>
    <w:rsid w:val="00D271B3"/>
    <w:rsid w:val="00D300E6"/>
    <w:rsid w:val="00D31FB1"/>
    <w:rsid w:val="00D32499"/>
    <w:rsid w:val="00D3326C"/>
    <w:rsid w:val="00D33CAE"/>
    <w:rsid w:val="00D3498D"/>
    <w:rsid w:val="00D34F1C"/>
    <w:rsid w:val="00D3517D"/>
    <w:rsid w:val="00D36817"/>
    <w:rsid w:val="00D379A1"/>
    <w:rsid w:val="00D37F82"/>
    <w:rsid w:val="00D41057"/>
    <w:rsid w:val="00D41BFA"/>
    <w:rsid w:val="00D42146"/>
    <w:rsid w:val="00D4659C"/>
    <w:rsid w:val="00D46E1A"/>
    <w:rsid w:val="00D509C9"/>
    <w:rsid w:val="00D50B70"/>
    <w:rsid w:val="00D50EEF"/>
    <w:rsid w:val="00D5145E"/>
    <w:rsid w:val="00D51495"/>
    <w:rsid w:val="00D5170A"/>
    <w:rsid w:val="00D51892"/>
    <w:rsid w:val="00D52585"/>
    <w:rsid w:val="00D5349C"/>
    <w:rsid w:val="00D542D3"/>
    <w:rsid w:val="00D56AEB"/>
    <w:rsid w:val="00D57FFB"/>
    <w:rsid w:val="00D62995"/>
    <w:rsid w:val="00D62E74"/>
    <w:rsid w:val="00D6484D"/>
    <w:rsid w:val="00D6589A"/>
    <w:rsid w:val="00D660DE"/>
    <w:rsid w:val="00D673E5"/>
    <w:rsid w:val="00D70C0E"/>
    <w:rsid w:val="00D7153C"/>
    <w:rsid w:val="00D71F39"/>
    <w:rsid w:val="00D72BEE"/>
    <w:rsid w:val="00D73EB2"/>
    <w:rsid w:val="00D74364"/>
    <w:rsid w:val="00D748F0"/>
    <w:rsid w:val="00D74C42"/>
    <w:rsid w:val="00D76599"/>
    <w:rsid w:val="00D766C0"/>
    <w:rsid w:val="00D80FF7"/>
    <w:rsid w:val="00D814F4"/>
    <w:rsid w:val="00D83EBE"/>
    <w:rsid w:val="00D84774"/>
    <w:rsid w:val="00D85C9D"/>
    <w:rsid w:val="00D876E0"/>
    <w:rsid w:val="00D879D6"/>
    <w:rsid w:val="00D90967"/>
    <w:rsid w:val="00D960EB"/>
    <w:rsid w:val="00D9727A"/>
    <w:rsid w:val="00D974BF"/>
    <w:rsid w:val="00D97818"/>
    <w:rsid w:val="00D979BC"/>
    <w:rsid w:val="00DA01C9"/>
    <w:rsid w:val="00DA22DA"/>
    <w:rsid w:val="00DA45C9"/>
    <w:rsid w:val="00DA52DE"/>
    <w:rsid w:val="00DB0A8A"/>
    <w:rsid w:val="00DB1FD5"/>
    <w:rsid w:val="00DB32B9"/>
    <w:rsid w:val="00DB404F"/>
    <w:rsid w:val="00DB4F87"/>
    <w:rsid w:val="00DB50F9"/>
    <w:rsid w:val="00DB5410"/>
    <w:rsid w:val="00DB5694"/>
    <w:rsid w:val="00DB6B1D"/>
    <w:rsid w:val="00DC108D"/>
    <w:rsid w:val="00DC1864"/>
    <w:rsid w:val="00DC2178"/>
    <w:rsid w:val="00DC3302"/>
    <w:rsid w:val="00DC3C62"/>
    <w:rsid w:val="00DC3F66"/>
    <w:rsid w:val="00DC5295"/>
    <w:rsid w:val="00DC57C3"/>
    <w:rsid w:val="00DC5882"/>
    <w:rsid w:val="00DC7C01"/>
    <w:rsid w:val="00DD1E2C"/>
    <w:rsid w:val="00DD1E84"/>
    <w:rsid w:val="00DD7897"/>
    <w:rsid w:val="00DE3163"/>
    <w:rsid w:val="00DE528F"/>
    <w:rsid w:val="00DE7A31"/>
    <w:rsid w:val="00DE7CDA"/>
    <w:rsid w:val="00DF0063"/>
    <w:rsid w:val="00DF00CD"/>
    <w:rsid w:val="00DF0960"/>
    <w:rsid w:val="00DF0A73"/>
    <w:rsid w:val="00DF150D"/>
    <w:rsid w:val="00DF161A"/>
    <w:rsid w:val="00DF1922"/>
    <w:rsid w:val="00DF3289"/>
    <w:rsid w:val="00DF3737"/>
    <w:rsid w:val="00DF3B1D"/>
    <w:rsid w:val="00DF415F"/>
    <w:rsid w:val="00DF5834"/>
    <w:rsid w:val="00DF5839"/>
    <w:rsid w:val="00E00329"/>
    <w:rsid w:val="00E009A7"/>
    <w:rsid w:val="00E02662"/>
    <w:rsid w:val="00E03B0C"/>
    <w:rsid w:val="00E06521"/>
    <w:rsid w:val="00E0658A"/>
    <w:rsid w:val="00E12598"/>
    <w:rsid w:val="00E16D64"/>
    <w:rsid w:val="00E23A4D"/>
    <w:rsid w:val="00E267AF"/>
    <w:rsid w:val="00E26990"/>
    <w:rsid w:val="00E2759E"/>
    <w:rsid w:val="00E31222"/>
    <w:rsid w:val="00E32FF3"/>
    <w:rsid w:val="00E35994"/>
    <w:rsid w:val="00E36B13"/>
    <w:rsid w:val="00E400D4"/>
    <w:rsid w:val="00E401B9"/>
    <w:rsid w:val="00E4050A"/>
    <w:rsid w:val="00E4483A"/>
    <w:rsid w:val="00E45425"/>
    <w:rsid w:val="00E479A0"/>
    <w:rsid w:val="00E5288B"/>
    <w:rsid w:val="00E52AAB"/>
    <w:rsid w:val="00E53F96"/>
    <w:rsid w:val="00E54B87"/>
    <w:rsid w:val="00E55142"/>
    <w:rsid w:val="00E5789F"/>
    <w:rsid w:val="00E617E8"/>
    <w:rsid w:val="00E632A3"/>
    <w:rsid w:val="00E632EB"/>
    <w:rsid w:val="00E65D75"/>
    <w:rsid w:val="00E66C04"/>
    <w:rsid w:val="00E71A1A"/>
    <w:rsid w:val="00E72D73"/>
    <w:rsid w:val="00E74B1F"/>
    <w:rsid w:val="00E75445"/>
    <w:rsid w:val="00E834F5"/>
    <w:rsid w:val="00E84839"/>
    <w:rsid w:val="00E8529F"/>
    <w:rsid w:val="00E96BED"/>
    <w:rsid w:val="00E96F38"/>
    <w:rsid w:val="00E971B7"/>
    <w:rsid w:val="00E97691"/>
    <w:rsid w:val="00EA2384"/>
    <w:rsid w:val="00EA41D1"/>
    <w:rsid w:val="00EA4B6A"/>
    <w:rsid w:val="00EA5845"/>
    <w:rsid w:val="00EA70C5"/>
    <w:rsid w:val="00EA718E"/>
    <w:rsid w:val="00EB2695"/>
    <w:rsid w:val="00EB2BB3"/>
    <w:rsid w:val="00EB40E4"/>
    <w:rsid w:val="00EB59F6"/>
    <w:rsid w:val="00EB6E25"/>
    <w:rsid w:val="00EC0D6E"/>
    <w:rsid w:val="00EC0E95"/>
    <w:rsid w:val="00EC25AE"/>
    <w:rsid w:val="00EC25ED"/>
    <w:rsid w:val="00EC2C13"/>
    <w:rsid w:val="00EC323C"/>
    <w:rsid w:val="00EC5DC6"/>
    <w:rsid w:val="00EC6833"/>
    <w:rsid w:val="00ED1A85"/>
    <w:rsid w:val="00ED22EC"/>
    <w:rsid w:val="00ED4240"/>
    <w:rsid w:val="00ED7450"/>
    <w:rsid w:val="00ED7D63"/>
    <w:rsid w:val="00EE0AA0"/>
    <w:rsid w:val="00EE0B95"/>
    <w:rsid w:val="00EE2778"/>
    <w:rsid w:val="00EE3961"/>
    <w:rsid w:val="00EE7340"/>
    <w:rsid w:val="00EF427C"/>
    <w:rsid w:val="00EF513D"/>
    <w:rsid w:val="00EF7815"/>
    <w:rsid w:val="00EF7F6C"/>
    <w:rsid w:val="00F001D1"/>
    <w:rsid w:val="00F03082"/>
    <w:rsid w:val="00F03698"/>
    <w:rsid w:val="00F03B26"/>
    <w:rsid w:val="00F05869"/>
    <w:rsid w:val="00F1034A"/>
    <w:rsid w:val="00F103F1"/>
    <w:rsid w:val="00F10EAB"/>
    <w:rsid w:val="00F12B14"/>
    <w:rsid w:val="00F12B94"/>
    <w:rsid w:val="00F13BA3"/>
    <w:rsid w:val="00F166C0"/>
    <w:rsid w:val="00F16B2E"/>
    <w:rsid w:val="00F223D6"/>
    <w:rsid w:val="00F223FB"/>
    <w:rsid w:val="00F248D6"/>
    <w:rsid w:val="00F24D2C"/>
    <w:rsid w:val="00F24FD9"/>
    <w:rsid w:val="00F26417"/>
    <w:rsid w:val="00F26DA7"/>
    <w:rsid w:val="00F27F14"/>
    <w:rsid w:val="00F307D1"/>
    <w:rsid w:val="00F30AE6"/>
    <w:rsid w:val="00F3116C"/>
    <w:rsid w:val="00F33E2D"/>
    <w:rsid w:val="00F3506B"/>
    <w:rsid w:val="00F362EF"/>
    <w:rsid w:val="00F363C6"/>
    <w:rsid w:val="00F40197"/>
    <w:rsid w:val="00F452D9"/>
    <w:rsid w:val="00F45D1A"/>
    <w:rsid w:val="00F50384"/>
    <w:rsid w:val="00F506D6"/>
    <w:rsid w:val="00F50989"/>
    <w:rsid w:val="00F50F23"/>
    <w:rsid w:val="00F5372D"/>
    <w:rsid w:val="00F53903"/>
    <w:rsid w:val="00F55A9C"/>
    <w:rsid w:val="00F5758C"/>
    <w:rsid w:val="00F60690"/>
    <w:rsid w:val="00F6128C"/>
    <w:rsid w:val="00F61D6C"/>
    <w:rsid w:val="00F63337"/>
    <w:rsid w:val="00F637F4"/>
    <w:rsid w:val="00F65BE8"/>
    <w:rsid w:val="00F67061"/>
    <w:rsid w:val="00F67593"/>
    <w:rsid w:val="00F7344E"/>
    <w:rsid w:val="00F74AE4"/>
    <w:rsid w:val="00F7668D"/>
    <w:rsid w:val="00F76850"/>
    <w:rsid w:val="00F77099"/>
    <w:rsid w:val="00F81381"/>
    <w:rsid w:val="00F81A64"/>
    <w:rsid w:val="00F81B9D"/>
    <w:rsid w:val="00F83D1E"/>
    <w:rsid w:val="00F86204"/>
    <w:rsid w:val="00F86338"/>
    <w:rsid w:val="00F8666A"/>
    <w:rsid w:val="00F8792C"/>
    <w:rsid w:val="00F90B54"/>
    <w:rsid w:val="00F92158"/>
    <w:rsid w:val="00F95AE9"/>
    <w:rsid w:val="00F962BD"/>
    <w:rsid w:val="00F96676"/>
    <w:rsid w:val="00FA176C"/>
    <w:rsid w:val="00FA2F1A"/>
    <w:rsid w:val="00FA2FD5"/>
    <w:rsid w:val="00FA5155"/>
    <w:rsid w:val="00FA5587"/>
    <w:rsid w:val="00FA67E3"/>
    <w:rsid w:val="00FA795F"/>
    <w:rsid w:val="00FB219F"/>
    <w:rsid w:val="00FB2B9B"/>
    <w:rsid w:val="00FB2D56"/>
    <w:rsid w:val="00FB39AF"/>
    <w:rsid w:val="00FB4534"/>
    <w:rsid w:val="00FB4F0F"/>
    <w:rsid w:val="00FB6870"/>
    <w:rsid w:val="00FB6C38"/>
    <w:rsid w:val="00FB6E40"/>
    <w:rsid w:val="00FC0910"/>
    <w:rsid w:val="00FC1952"/>
    <w:rsid w:val="00FC32F1"/>
    <w:rsid w:val="00FC359B"/>
    <w:rsid w:val="00FC362C"/>
    <w:rsid w:val="00FC4A29"/>
    <w:rsid w:val="00FC6090"/>
    <w:rsid w:val="00FC6223"/>
    <w:rsid w:val="00FD0797"/>
    <w:rsid w:val="00FD11C2"/>
    <w:rsid w:val="00FD3A94"/>
    <w:rsid w:val="00FD4879"/>
    <w:rsid w:val="00FE099C"/>
    <w:rsid w:val="00FE1BDB"/>
    <w:rsid w:val="00FE20C7"/>
    <w:rsid w:val="00FE4058"/>
    <w:rsid w:val="00FE580A"/>
    <w:rsid w:val="00FE7FE4"/>
    <w:rsid w:val="00FF11EC"/>
    <w:rsid w:val="00FF19D9"/>
    <w:rsid w:val="00FF28D7"/>
    <w:rsid w:val="00FF4032"/>
    <w:rsid w:val="00FF4286"/>
    <w:rsid w:val="00FF457E"/>
    <w:rsid w:val="00FF4708"/>
    <w:rsid w:val="00FF49B7"/>
    <w:rsid w:val="00FF4A60"/>
    <w:rsid w:val="00FF5F85"/>
    <w:rsid w:val="00FF7734"/>
    <w:rsid w:val="048ABD26"/>
    <w:rsid w:val="08A73C6F"/>
    <w:rsid w:val="0DC53FC2"/>
    <w:rsid w:val="0EC12FF9"/>
    <w:rsid w:val="1099A0E8"/>
    <w:rsid w:val="16A26A42"/>
    <w:rsid w:val="19AE5E3E"/>
    <w:rsid w:val="19E6496B"/>
    <w:rsid w:val="1A4D72A1"/>
    <w:rsid w:val="1B6DDF4E"/>
    <w:rsid w:val="2620715F"/>
    <w:rsid w:val="28AEF0F4"/>
    <w:rsid w:val="2C7D8B07"/>
    <w:rsid w:val="2FF82A3E"/>
    <w:rsid w:val="38C934EF"/>
    <w:rsid w:val="3A39346E"/>
    <w:rsid w:val="3A463AF4"/>
    <w:rsid w:val="3B30485C"/>
    <w:rsid w:val="3C3EBE27"/>
    <w:rsid w:val="3F3D6AB8"/>
    <w:rsid w:val="41ABE821"/>
    <w:rsid w:val="4C4E2AE5"/>
    <w:rsid w:val="4C55D981"/>
    <w:rsid w:val="4D4FD7F1"/>
    <w:rsid w:val="554670FE"/>
    <w:rsid w:val="57A2A117"/>
    <w:rsid w:val="5D51CC7C"/>
    <w:rsid w:val="6185EAB0"/>
    <w:rsid w:val="62ADB650"/>
    <w:rsid w:val="65A2E64D"/>
    <w:rsid w:val="682B8F9F"/>
    <w:rsid w:val="7A18A4A3"/>
    <w:rsid w:val="7E2CA1F2"/>
    <w:rsid w:val="7E5336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687A7"/>
  <w15:chartTrackingRefBased/>
  <w15:docId w15:val="{389F4903-FCDF-47B9-842F-BC93D47D55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509CA"/>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861382"/>
    <w:rPr>
      <w:color w:val="467886" w:themeColor="hyperlink"/>
      <w:u w:val="single"/>
    </w:rPr>
  </w:style>
  <w:style w:type="character" w:styleId="UnresolvedMention">
    <w:name w:val="Unresolved Mention"/>
    <w:basedOn w:val="DefaultParagraphFont"/>
    <w:uiPriority w:val="99"/>
    <w:semiHidden/>
    <w:unhideWhenUsed/>
    <w:rsid w:val="00861382"/>
    <w:rPr>
      <w:color w:val="605E5C"/>
      <w:shd w:val="clear" w:color="auto" w:fill="E1DFDD"/>
    </w:rPr>
  </w:style>
  <w:style w:type="paragraph" w:styleId="NormalWeb">
    <w:name w:val="Normal (Web)"/>
    <w:basedOn w:val="Normal"/>
    <w:uiPriority w:val="99"/>
    <w:semiHidden/>
    <w:unhideWhenUsed/>
    <w:rsid w:val="00BC3D23"/>
    <w:rPr>
      <w:rFonts w:ascii="Times New Roman" w:hAnsi="Times New Roman" w:cs="Times New Roman"/>
    </w:rPr>
  </w:style>
  <w:style w:type="character" w:styleId="CommentReference">
    <w:name w:val="Comment Reference"/>
    <w:basedOn w:val="DefaultParagraphFont"/>
    <w:uiPriority w:val="99"/>
    <w:semiHidden/>
    <w:unhideWhenUsed/>
    <w:rsid w:val="000B6B07"/>
    <w:rPr>
      <w:sz w:val="16"/>
      <w:szCs w:val="16"/>
    </w:rPr>
  </w:style>
  <w:style w:type="paragraph" w:styleId="CommentText">
    <w:name w:val="Comment Text"/>
    <w:basedOn w:val="Normal"/>
    <w:link w:val="CommentTextChar"/>
    <w:uiPriority w:val="99"/>
    <w:unhideWhenUsed/>
    <w:rsid w:val="000B6B07"/>
    <w:pPr>
      <w:spacing w:line="240" w:lineRule="auto"/>
    </w:pPr>
    <w:rPr>
      <w:sz w:val="20"/>
      <w:szCs w:val="20"/>
    </w:rPr>
  </w:style>
  <w:style w:type="character" w:styleId="CommentTextChar" w:customStyle="1">
    <w:name w:val="Comment Text Char"/>
    <w:basedOn w:val="DefaultParagraphFont"/>
    <w:link w:val="CommentText"/>
    <w:uiPriority w:val="99"/>
    <w:rsid w:val="000B6B07"/>
    <w:rPr>
      <w:sz w:val="20"/>
      <w:szCs w:val="20"/>
    </w:rPr>
  </w:style>
  <w:style w:type="paragraph" w:styleId="CommentSubject">
    <w:name w:val="Comment Subject"/>
    <w:basedOn w:val="CommentText"/>
    <w:next w:val="CommentText"/>
    <w:link w:val="CommentSubjectChar"/>
    <w:uiPriority w:val="99"/>
    <w:semiHidden/>
    <w:unhideWhenUsed/>
    <w:rsid w:val="000B6B07"/>
    <w:rPr>
      <w:b/>
      <w:bCs/>
    </w:rPr>
  </w:style>
  <w:style w:type="character" w:styleId="CommentSubjectChar" w:customStyle="1">
    <w:name w:val="Comment Subject Char"/>
    <w:basedOn w:val="CommentTextChar"/>
    <w:link w:val="CommentSubject"/>
    <w:uiPriority w:val="99"/>
    <w:semiHidden/>
    <w:rsid w:val="000B6B07"/>
    <w:rPr>
      <w:b/>
      <w:bCs/>
      <w:sz w:val="20"/>
      <w:szCs w:val="20"/>
    </w:rPr>
  </w:style>
  <w:style w:type="paragraph" w:styleId="ListParagraph">
    <w:name w:val="List Paragraph"/>
    <w:basedOn w:val="Normal"/>
    <w:uiPriority w:val="34"/>
    <w:qFormat/>
    <w:rsid w:val="002D7A32"/>
    <w:pPr>
      <w:ind w:left="720"/>
      <w:contextualSpacing/>
    </w:pPr>
  </w:style>
  <w:style w:type="paragraph" w:styleId="HTMLPreformatted">
    <w:name w:val="HTML Preformatted"/>
    <w:basedOn w:val="Normal"/>
    <w:link w:val="HTMLPreformattedChar"/>
    <w:uiPriority w:val="99"/>
    <w:semiHidden/>
    <w:unhideWhenUsed/>
    <w:rsid w:val="002C192A"/>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2C192A"/>
    <w:rPr>
      <w:rFonts w:ascii="Consolas" w:hAnsi="Consolas"/>
      <w:sz w:val="20"/>
      <w:szCs w:val="20"/>
    </w:rPr>
  </w:style>
  <w:style w:type="paragraph" w:styleId="Revision">
    <w:name w:val="Revision"/>
    <w:hidden/>
    <w:uiPriority w:val="99"/>
    <w:semiHidden/>
    <w:rsid w:val="00C2503D"/>
    <w:pPr>
      <w:spacing w:after="0" w:line="240" w:lineRule="auto"/>
    </w:pPr>
  </w:style>
  <w:style w:type="paragraph" w:styleId="Header">
    <w:name w:val="header"/>
    <w:basedOn w:val="Normal"/>
    <w:link w:val="HeaderChar"/>
    <w:uiPriority w:val="99"/>
    <w:unhideWhenUsed/>
    <w:rsid w:val="001610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16109A"/>
  </w:style>
  <w:style w:type="paragraph" w:styleId="Footer">
    <w:name w:val="footer"/>
    <w:basedOn w:val="Normal"/>
    <w:link w:val="FooterChar"/>
    <w:uiPriority w:val="99"/>
    <w:unhideWhenUsed/>
    <w:rsid w:val="001610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16109A"/>
  </w:style>
  <w:style w:type="character" w:styleId="Mention">
    <w:name w:val="Mention"/>
    <w:basedOn w:val="DefaultParagraphFont"/>
    <w:uiPriority w:val="99"/>
    <w:unhideWhenUsed/>
    <w:rsid w:val="00B17A5E"/>
    <w:rPr>
      <w:color w:val="2B579A"/>
      <w:shd w:val="clear" w:color="auto" w:fill="E1DFDD"/>
    </w:rPr>
  </w:style>
  <w:style w:type="character" w:styleId="FollowedHyperlink">
    <w:name w:val="FollowedHyperlink"/>
    <w:basedOn w:val="DefaultParagraphFont"/>
    <w:uiPriority w:val="99"/>
    <w:semiHidden/>
    <w:unhideWhenUsed/>
    <w:rsid w:val="00047B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journal/soil-biology-and-biochemistry/publish/guide-for-authors" TargetMode="External"/><Relationship Id="rId2" Type="http://schemas.openxmlformats.org/officeDocument/2006/relationships/hyperlink" Target="https://www.elsevier.com/about/policies-and-standards/generative-ai-policies-for-journals" TargetMode="External"/><Relationship Id="rId1" Type="http://schemas.openxmlformats.org/officeDocument/2006/relationships/hyperlink" Target="https://www.elsevier.com/about/policies-and-standards/generative-ai-policies-for-journals"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jpeg"/><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jpeg"/><Relationship Id="rId28" Type="http://schemas.microsoft.com/office/2019/05/relationships/documenttasks" Target="documenttasks/documenttasks1.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vgc40/Soil_time_series_data" TargetMode="External"/><Relationship Id="rId22" Type="http://schemas.openxmlformats.org/officeDocument/2006/relationships/image" Target="media/image8.png"/><Relationship Id="rId27"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1A9FE446-02D4-784C-9F41-998893B7A1D7}">
    <t:Anchor>
      <t:Comment id="1164596764"/>
    </t:Anchor>
    <t:History>
      <t:Event id="{8A3A437E-7409-F945-8D46-0AFE6E0A7A08}" time="2026-05-18T20:02:21.54Z">
        <t:Attribution userId="S::kirsten.hofmockel@pnnl.gov::0c1464e9-47c8-4ba9-8732-c56f86d78b96" userProvider="AD" userName="Hofmockel, Kirsten S"/>
        <t:Anchor>
          <t:Comment id="1164596764"/>
        </t:Anchor>
        <t:Create/>
      </t:Event>
      <t:Event id="{B748C88A-933E-514A-9A1B-0BBA2F95DA59}" time="2026-05-18T20:02:21.54Z">
        <t:Attribution userId="S::kirsten.hofmockel@pnnl.gov::0c1464e9-47c8-4ba9-8732-c56f86d78b96" userProvider="AD" userName="Hofmockel, Kirsten S"/>
        <t:Anchor>
          <t:Comment id="1164596764"/>
        </t:Anchor>
        <t:Assign userId="S::sheryl.bell@pnnl.gov::19bc1f7b-bd62-4848-8ee0-09da9d73a64c" userProvider="AD" userName="Bell, Sheryl L"/>
      </t:Event>
      <t:Event id="{600C0784-042B-3947-83BA-21B0887CD6E4}" time="2026-05-18T20:02:21.54Z">
        <t:Attribution userId="S::kirsten.hofmockel@pnnl.gov::0c1464e9-47c8-4ba9-8732-c56f86d78b96" userProvider="AD" userName="Hofmockel, Kirsten S"/>
        <t:Anchor>
          <t:Comment id="1164596764"/>
        </t:Anchor>
        <t:SetTitle title="was mass of soil the same for all samples, so not included in the units? @Bell, Sheryl L"/>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ic xmlns="2a37cd1d-6a01-4017-b72b-5df7838ed999" xsi:nil="true"/>
    <TaxCatchAll xmlns="5cece13e-3376-4417-9525-be60b11a89a8" xsi:nil="true"/>
    <lcf76f155ced4ddcb4097134ff3c332f xmlns="2a37cd1d-6a01-4017-b72b-5df7838ed99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fa5596f2e4479d6b6a0b5cc9905d5496">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8e7100eb0d44ae244c7ebf5c36cb8911"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8AA564-B0EC-4BD0-888A-059085412B93}">
  <ds:schemaRefs>
    <ds:schemaRef ds:uri="http://schemas.microsoft.com/office/2006/metadata/properties"/>
    <ds:schemaRef ds:uri="http://schemas.microsoft.com/office/infopath/2007/PartnerControls"/>
    <ds:schemaRef ds:uri="2a37cd1d-6a01-4017-b72b-5df7838ed999"/>
    <ds:schemaRef ds:uri="5cece13e-3376-4417-9525-be60b11a89a8"/>
  </ds:schemaRefs>
</ds:datastoreItem>
</file>

<file path=customXml/itemProps2.xml><?xml version="1.0" encoding="utf-8"?>
<ds:datastoreItem xmlns:ds="http://schemas.openxmlformats.org/officeDocument/2006/customXml" ds:itemID="{00A972A2-34F8-40AC-ABC2-EA8E5F1C9B87}">
  <ds:schemaRefs>
    <ds:schemaRef ds:uri="http://schemas.microsoft.com/sharepoint/v3/contenttype/forms"/>
  </ds:schemaRefs>
</ds:datastoreItem>
</file>

<file path=customXml/itemProps3.xml><?xml version="1.0" encoding="utf-8"?>
<ds:datastoreItem xmlns:ds="http://schemas.openxmlformats.org/officeDocument/2006/customXml" ds:itemID="{304AE0C5-BB15-4753-8FFA-E54380659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37cd1d-6a01-4017-b72b-5df7838ed999"/>
    <ds:schemaRef ds:uri="b39c92a8-dafe-4e00-987c-a07a8d43c09d"/>
    <ds:schemaRef ds:uri="5cece13e-3376-4417-9525-be60b11a89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Zimmerman, Amy E</dc:creator>
  <keywords/>
  <dc:description/>
  <lastModifiedBy>Zimmerman, Amy E</lastModifiedBy>
  <revision>1165</revision>
  <dcterms:created xsi:type="dcterms:W3CDTF">2025-12-17T20:26:00.0000000Z</dcterms:created>
  <dcterms:modified xsi:type="dcterms:W3CDTF">2026-07-13T17:20:48.5319702Z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0x010100564BF1EED8066142A4AB9FA894223E64</vt:lpwstr>
  </property>
  <property fmtid="{D5CDD505-2E9C-101B-9397-08002B2CF9AE}" pid="3" name="MediaServiceImageTags">
    <vt:lpwstr/>
  </property>
  <property fmtid="{D5CDD505-2E9C-101B-9397-08002B2CF9AE}" pid="4" name="docLang">
    <vt:lpwstr>en</vt:lpwstr>
  </property>
</Properties>
</file>